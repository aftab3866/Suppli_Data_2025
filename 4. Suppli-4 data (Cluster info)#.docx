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AC2C0F" w14:textId="77777777" w:rsidR="00857144" w:rsidRPr="00361580" w:rsidRDefault="00857144" w:rsidP="00857144">
      <w:pPr>
        <w:pBdr>
          <w:bottom w:val="single" w:sz="6" w:space="1" w:color="auto"/>
        </w:pBdr>
        <w:shd w:val="clear" w:color="auto" w:fill="FAE2D5" w:themeFill="accent2" w:themeFillTint="33"/>
        <w:jc w:val="center"/>
        <w:rPr>
          <w:rFonts w:ascii="Times New Roman" w:hAnsi="Times New Roman" w:cs="Times New Roman"/>
          <w:b/>
          <w:bCs/>
          <w:sz w:val="28"/>
          <w:szCs w:val="28"/>
        </w:rPr>
      </w:pPr>
      <w:bookmarkStart w:id="0" w:name="_Hlk190339183"/>
      <w:r w:rsidRPr="00361580">
        <w:rPr>
          <w:rFonts w:ascii="Times New Roman" w:hAnsi="Times New Roman" w:cs="Times New Roman"/>
          <w:b/>
          <w:bCs/>
          <w:sz w:val="28"/>
          <w:szCs w:val="28"/>
        </w:rPr>
        <w:t>A Systems Biology Approach to Unveil Shared Therapeutic Targets and Pathological Pathways Across Major Human Cancers</w:t>
      </w:r>
    </w:p>
    <w:p w14:paraId="1E619922" w14:textId="77777777" w:rsidR="00857144" w:rsidRPr="00857144" w:rsidRDefault="00857144" w:rsidP="00857144">
      <w:pPr>
        <w:shd w:val="clear" w:color="auto" w:fill="DAE9F7" w:themeFill="text2" w:themeFillTint="1A"/>
        <w:jc w:val="both"/>
        <w:rPr>
          <w:rFonts w:ascii="Times New Roman" w:hAnsi="Times New Roman" w:cs="Times New Roman"/>
          <w:b/>
          <w:bCs/>
          <w:sz w:val="22"/>
          <w:szCs w:val="22"/>
        </w:rPr>
      </w:pPr>
      <w:r w:rsidRPr="00857144">
        <w:rPr>
          <w:rFonts w:ascii="Times New Roman" w:hAnsi="Times New Roman" w:cs="Times New Roman"/>
          <w:b/>
          <w:bCs/>
          <w:sz w:val="22"/>
          <w:szCs w:val="22"/>
        </w:rPr>
        <w:t>Aftab Alam</w:t>
      </w:r>
      <w:r w:rsidRPr="00857144">
        <w:rPr>
          <w:rFonts w:ascii="Times New Roman" w:hAnsi="Times New Roman" w:cs="Times New Roman"/>
          <w:b/>
          <w:bCs/>
          <w:sz w:val="22"/>
          <w:szCs w:val="22"/>
          <w:vertAlign w:val="superscript"/>
        </w:rPr>
        <w:t xml:space="preserve">1,  </w:t>
      </w:r>
      <w:r w:rsidRPr="00857144">
        <w:rPr>
          <w:rFonts w:ascii="Times New Roman" w:hAnsi="Times New Roman" w:cs="Times New Roman"/>
          <w:b/>
          <w:bCs/>
          <w:sz w:val="22"/>
          <w:szCs w:val="22"/>
        </w:rPr>
        <w:t>Mohd Faizan Siddiqui</w:t>
      </w:r>
      <w:r w:rsidRPr="00857144">
        <w:rPr>
          <w:rFonts w:ascii="Times New Roman" w:hAnsi="Times New Roman" w:cs="Times New Roman"/>
          <w:b/>
          <w:bCs/>
          <w:sz w:val="22"/>
          <w:szCs w:val="22"/>
          <w:vertAlign w:val="superscript"/>
        </w:rPr>
        <w:t>2</w:t>
      </w:r>
      <w:r w:rsidRPr="00857144">
        <w:rPr>
          <w:rFonts w:ascii="Times New Roman" w:hAnsi="Times New Roman" w:cs="Times New Roman"/>
          <w:b/>
          <w:bCs/>
          <w:sz w:val="22"/>
          <w:szCs w:val="22"/>
        </w:rPr>
        <w:t>, Rifat Hamoudi</w:t>
      </w:r>
      <w:r w:rsidRPr="00857144">
        <w:rPr>
          <w:rFonts w:ascii="Times New Roman" w:hAnsi="Times New Roman" w:cs="Times New Roman"/>
          <w:b/>
          <w:bCs/>
          <w:sz w:val="22"/>
          <w:szCs w:val="22"/>
          <w:vertAlign w:val="superscript"/>
        </w:rPr>
        <w:t>3,4,5</w:t>
      </w:r>
      <w:r w:rsidRPr="00857144">
        <w:rPr>
          <w:rFonts w:ascii="Times New Roman" w:hAnsi="Times New Roman" w:cs="Times New Roman"/>
          <w:b/>
          <w:bCs/>
          <w:sz w:val="22"/>
          <w:szCs w:val="22"/>
        </w:rPr>
        <w:t>,  Uday Kishore</w:t>
      </w:r>
      <w:r w:rsidRPr="00857144">
        <w:rPr>
          <w:rFonts w:ascii="Times New Roman" w:hAnsi="Times New Roman" w:cs="Times New Roman"/>
          <w:b/>
          <w:bCs/>
          <w:sz w:val="22"/>
          <w:szCs w:val="22"/>
          <w:vertAlign w:val="superscript"/>
        </w:rPr>
        <w:t>6,7</w:t>
      </w:r>
      <w:r w:rsidRPr="00857144">
        <w:rPr>
          <w:rFonts w:ascii="Times New Roman" w:hAnsi="Times New Roman" w:cs="Times New Roman"/>
          <w:b/>
          <w:bCs/>
          <w:sz w:val="22"/>
          <w:szCs w:val="22"/>
        </w:rPr>
        <w:t>, Maria Fernandez Cabezudo</w:t>
      </w:r>
      <w:r w:rsidRPr="00857144">
        <w:rPr>
          <w:rFonts w:ascii="Times New Roman" w:hAnsi="Times New Roman" w:cs="Times New Roman"/>
          <w:b/>
          <w:bCs/>
          <w:sz w:val="22"/>
          <w:szCs w:val="22"/>
          <w:vertAlign w:val="superscript"/>
        </w:rPr>
        <w:t>7,8</w:t>
      </w:r>
      <w:r w:rsidRPr="00857144">
        <w:rPr>
          <w:rFonts w:ascii="Times New Roman" w:hAnsi="Times New Roman" w:cs="Times New Roman"/>
          <w:b/>
          <w:bCs/>
          <w:sz w:val="22"/>
          <w:szCs w:val="22"/>
        </w:rPr>
        <w:t xml:space="preserve"> and Basel K. Al-Ramadi</w:t>
      </w:r>
      <w:r w:rsidRPr="00857144">
        <w:rPr>
          <w:rFonts w:ascii="Times New Roman" w:hAnsi="Times New Roman" w:cs="Times New Roman"/>
          <w:b/>
          <w:bCs/>
          <w:sz w:val="22"/>
          <w:szCs w:val="22"/>
          <w:vertAlign w:val="superscript"/>
        </w:rPr>
        <w:t>1,7,9*</w:t>
      </w:r>
    </w:p>
    <w:bookmarkEnd w:id="0"/>
    <w:p w14:paraId="7B352A22" w14:textId="3A788F4B" w:rsidR="00857144" w:rsidRDefault="00857144" w:rsidP="00857144">
      <w:pPr>
        <w:spacing w:line="360" w:lineRule="auto"/>
        <w:ind w:left="426"/>
        <w:jc w:val="both"/>
        <w:rPr>
          <w:rFonts w:ascii="Times New Roman" w:hAnsi="Times New Roman" w:cs="Times New Roman"/>
          <w:highlight w:val="yellow"/>
        </w:rPr>
      </w:pPr>
      <w:r>
        <w:rPr>
          <w:rFonts w:ascii="Times New Roman" w:hAnsi="Times New Roman" w:cs="Times New Roman"/>
          <w:noProof/>
        </w:rPr>
        <w:drawing>
          <wp:anchor distT="0" distB="0" distL="114300" distR="114300" simplePos="0" relativeHeight="251658240" behindDoc="0" locked="0" layoutInCell="1" allowOverlap="1" wp14:anchorId="55F25470" wp14:editId="55876B79">
            <wp:simplePos x="0" y="0"/>
            <wp:positionH relativeFrom="margin">
              <wp:align>center</wp:align>
            </wp:positionH>
            <wp:positionV relativeFrom="paragraph">
              <wp:posOffset>252730</wp:posOffset>
            </wp:positionV>
            <wp:extent cx="4953000" cy="4730750"/>
            <wp:effectExtent l="0" t="0" r="0" b="0"/>
            <wp:wrapSquare wrapText="bothSides"/>
            <wp:docPr id="1777032491" name="Picture 3" descr="A diagram of a cluster of colorful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32491" name="Picture 3" descr="A diagram of a cluster of colorful circles&#10;&#10;AI-generated content may be incorrect."/>
                    <pic:cNvPicPr/>
                  </pic:nvPicPr>
                  <pic:blipFill>
                    <a:blip r:embed="rId4">
                      <a:extLst>
                        <a:ext uri="{28A0092B-C50C-407E-A947-70E740481C1C}">
                          <a14:useLocalDpi xmlns:a14="http://schemas.microsoft.com/office/drawing/2010/main" val="0"/>
                        </a:ext>
                      </a:extLst>
                    </a:blip>
                    <a:stretch>
                      <a:fillRect/>
                    </a:stretch>
                  </pic:blipFill>
                  <pic:spPr>
                    <a:xfrm>
                      <a:off x="0" y="0"/>
                      <a:ext cx="4953000" cy="4730750"/>
                    </a:xfrm>
                    <a:prstGeom prst="rect">
                      <a:avLst/>
                    </a:prstGeom>
                  </pic:spPr>
                </pic:pic>
              </a:graphicData>
            </a:graphic>
            <wp14:sizeRelH relativeFrom="page">
              <wp14:pctWidth>0</wp14:pctWidth>
            </wp14:sizeRelH>
            <wp14:sizeRelV relativeFrom="page">
              <wp14:pctHeight>0</wp14:pctHeight>
            </wp14:sizeRelV>
          </wp:anchor>
        </w:drawing>
      </w:r>
    </w:p>
    <w:p w14:paraId="74AE3831" w14:textId="538E426A" w:rsidR="00857144" w:rsidRDefault="00857144" w:rsidP="00857144">
      <w:pPr>
        <w:spacing w:line="360" w:lineRule="auto"/>
        <w:ind w:left="426"/>
        <w:jc w:val="both"/>
        <w:rPr>
          <w:rFonts w:ascii="Times New Roman" w:hAnsi="Times New Roman" w:cs="Times New Roman"/>
          <w:highlight w:val="yellow"/>
        </w:rPr>
      </w:pPr>
    </w:p>
    <w:p w14:paraId="7672B86C" w14:textId="35F2B0E2" w:rsidR="00857144" w:rsidRDefault="00857144" w:rsidP="00857144">
      <w:pPr>
        <w:spacing w:line="360" w:lineRule="auto"/>
        <w:ind w:left="426"/>
        <w:jc w:val="both"/>
        <w:rPr>
          <w:rFonts w:ascii="Times New Roman" w:hAnsi="Times New Roman" w:cs="Times New Roman"/>
          <w:highlight w:val="yellow"/>
        </w:rPr>
      </w:pPr>
    </w:p>
    <w:p w14:paraId="40466BEB" w14:textId="77777777" w:rsidR="00857144" w:rsidRDefault="00857144" w:rsidP="00857144">
      <w:pPr>
        <w:spacing w:line="360" w:lineRule="auto"/>
        <w:ind w:left="426"/>
        <w:jc w:val="both"/>
        <w:rPr>
          <w:rFonts w:ascii="Times New Roman" w:hAnsi="Times New Roman" w:cs="Times New Roman"/>
          <w:highlight w:val="yellow"/>
        </w:rPr>
      </w:pPr>
    </w:p>
    <w:p w14:paraId="68D2A858" w14:textId="77777777" w:rsidR="00857144" w:rsidRDefault="00857144" w:rsidP="00857144">
      <w:pPr>
        <w:spacing w:line="360" w:lineRule="auto"/>
        <w:ind w:left="426"/>
        <w:jc w:val="both"/>
        <w:rPr>
          <w:rFonts w:ascii="Times New Roman" w:hAnsi="Times New Roman" w:cs="Times New Roman"/>
          <w:highlight w:val="yellow"/>
        </w:rPr>
      </w:pPr>
    </w:p>
    <w:p w14:paraId="01A92739" w14:textId="77777777" w:rsidR="00857144" w:rsidRDefault="00857144" w:rsidP="00857144">
      <w:pPr>
        <w:spacing w:line="360" w:lineRule="auto"/>
        <w:ind w:left="426"/>
        <w:jc w:val="both"/>
        <w:rPr>
          <w:rFonts w:ascii="Times New Roman" w:hAnsi="Times New Roman" w:cs="Times New Roman"/>
          <w:highlight w:val="yellow"/>
        </w:rPr>
      </w:pPr>
    </w:p>
    <w:p w14:paraId="5F5B1B9C" w14:textId="77777777" w:rsidR="00857144" w:rsidRDefault="00857144" w:rsidP="00857144">
      <w:pPr>
        <w:spacing w:line="360" w:lineRule="auto"/>
        <w:ind w:left="426"/>
        <w:jc w:val="both"/>
        <w:rPr>
          <w:rFonts w:ascii="Times New Roman" w:hAnsi="Times New Roman" w:cs="Times New Roman"/>
          <w:highlight w:val="yellow"/>
        </w:rPr>
      </w:pPr>
    </w:p>
    <w:p w14:paraId="22CC252E" w14:textId="77777777" w:rsidR="00857144" w:rsidRDefault="00857144" w:rsidP="00857144">
      <w:pPr>
        <w:spacing w:line="360" w:lineRule="auto"/>
        <w:ind w:left="426"/>
        <w:jc w:val="both"/>
        <w:rPr>
          <w:rFonts w:ascii="Times New Roman" w:hAnsi="Times New Roman" w:cs="Times New Roman"/>
          <w:highlight w:val="yellow"/>
        </w:rPr>
      </w:pPr>
    </w:p>
    <w:p w14:paraId="018F8341" w14:textId="77777777" w:rsidR="00857144" w:rsidRDefault="00857144" w:rsidP="00857144">
      <w:pPr>
        <w:spacing w:line="360" w:lineRule="auto"/>
        <w:ind w:left="426"/>
        <w:jc w:val="both"/>
        <w:rPr>
          <w:rFonts w:ascii="Times New Roman" w:hAnsi="Times New Roman" w:cs="Times New Roman"/>
          <w:highlight w:val="yellow"/>
        </w:rPr>
      </w:pPr>
    </w:p>
    <w:p w14:paraId="33873354" w14:textId="77777777" w:rsidR="00857144" w:rsidRDefault="00857144" w:rsidP="00857144">
      <w:pPr>
        <w:spacing w:line="360" w:lineRule="auto"/>
        <w:ind w:left="426"/>
        <w:jc w:val="both"/>
        <w:rPr>
          <w:rFonts w:ascii="Times New Roman" w:hAnsi="Times New Roman" w:cs="Times New Roman"/>
          <w:highlight w:val="yellow"/>
        </w:rPr>
      </w:pPr>
    </w:p>
    <w:p w14:paraId="0B78BEBC" w14:textId="77777777" w:rsidR="00857144" w:rsidRDefault="00857144" w:rsidP="00857144">
      <w:pPr>
        <w:spacing w:line="360" w:lineRule="auto"/>
        <w:ind w:left="426"/>
        <w:jc w:val="both"/>
        <w:rPr>
          <w:rFonts w:ascii="Times New Roman" w:hAnsi="Times New Roman" w:cs="Times New Roman"/>
          <w:highlight w:val="yellow"/>
        </w:rPr>
      </w:pPr>
    </w:p>
    <w:p w14:paraId="74C5D0DB" w14:textId="77777777" w:rsidR="00857144" w:rsidRDefault="00857144" w:rsidP="00857144">
      <w:pPr>
        <w:spacing w:line="360" w:lineRule="auto"/>
        <w:ind w:left="426"/>
        <w:jc w:val="both"/>
        <w:rPr>
          <w:rFonts w:ascii="Times New Roman" w:hAnsi="Times New Roman" w:cs="Times New Roman"/>
          <w:highlight w:val="yellow"/>
        </w:rPr>
      </w:pPr>
    </w:p>
    <w:p w14:paraId="1D1D0387" w14:textId="77777777" w:rsidR="00857144" w:rsidRDefault="00857144" w:rsidP="00857144">
      <w:pPr>
        <w:spacing w:line="360" w:lineRule="auto"/>
        <w:ind w:left="426"/>
        <w:jc w:val="both"/>
        <w:rPr>
          <w:rFonts w:ascii="Times New Roman" w:hAnsi="Times New Roman" w:cs="Times New Roman"/>
          <w:highlight w:val="yellow"/>
        </w:rPr>
      </w:pPr>
    </w:p>
    <w:p w14:paraId="6D32CB18" w14:textId="77777777" w:rsidR="00857144" w:rsidRDefault="00857144" w:rsidP="00857144">
      <w:pPr>
        <w:spacing w:line="360" w:lineRule="auto"/>
        <w:ind w:left="426"/>
        <w:jc w:val="both"/>
        <w:rPr>
          <w:rFonts w:ascii="Times New Roman" w:hAnsi="Times New Roman" w:cs="Times New Roman"/>
          <w:highlight w:val="yellow"/>
        </w:rPr>
      </w:pPr>
    </w:p>
    <w:p w14:paraId="357BD450" w14:textId="3239F702" w:rsidR="00857144" w:rsidRPr="00267E50" w:rsidRDefault="00857144">
      <w:pPr>
        <w:spacing w:line="360" w:lineRule="auto"/>
        <w:ind w:left="426"/>
        <w:jc w:val="both"/>
        <w:rPr>
          <w:ins w:id="1" w:author="Aftab Alam" w:date="2025-09-15T14:04:00Z" w16du:dateUtc="2025-09-15T10:04:00Z"/>
          <w:rFonts w:ascii="Times New Roman" w:hAnsi="Times New Roman" w:cs="Times New Roman"/>
        </w:rPr>
        <w:pPrChange w:id="2" w:author="Aftab Alam" w:date="2025-09-15T14:08:00Z" w16du:dateUtc="2025-09-15T10:08:00Z">
          <w:pPr>
            <w:spacing w:line="240" w:lineRule="auto"/>
            <w:jc w:val="both"/>
          </w:pPr>
        </w:pPrChange>
      </w:pPr>
      <w:del w:id="3" w:author="Aftab Alam" w:date="2025-09-15T13:56:00Z" w16du:dateUtc="2025-09-15T09:56:00Z">
        <w:r w:rsidRPr="00267E50" w:rsidDel="00B22356">
          <w:rPr>
            <w:rFonts w:ascii="Times New Roman" w:hAnsi="Times New Roman" w:cs="Times New Roman"/>
          </w:rPr>
          <w:delText>Pathway</w:delText>
        </w:r>
      </w:del>
      <w:del w:id="4" w:author="Aftab Alam" w:date="2025-09-15T14:01:00Z" w16du:dateUtc="2025-09-15T10:01:00Z">
        <w:r w:rsidRPr="00267E50" w:rsidDel="00B22356">
          <w:rPr>
            <w:rFonts w:ascii="Times New Roman" w:hAnsi="Times New Roman" w:cs="Times New Roman"/>
          </w:rPr>
          <w:delText xml:space="preserve"> overrepresentation analysis of the identified clusters confirmed that each was enriched in cancer-associated genes and pathways.</w:delText>
        </w:r>
      </w:del>
      <w:del w:id="5" w:author="Aftab Alam" w:date="2025-09-15T13:57:00Z" w16du:dateUtc="2025-09-15T09:57:00Z">
        <w:r w:rsidRPr="00267E50" w:rsidDel="00B22356">
          <w:rPr>
            <w:rFonts w:ascii="Times New Roman" w:hAnsi="Times New Roman" w:cs="Times New Roman"/>
          </w:rPr>
          <w:delText xml:space="preserve"> </w:delText>
        </w:r>
      </w:del>
      <w:bookmarkStart w:id="6" w:name="_Hlk208823055"/>
      <w:ins w:id="7" w:author="Aftab Alam" w:date="2025-09-15T10:26:00Z" w16du:dateUtc="2025-09-15T06:26:00Z">
        <w:r w:rsidRPr="00267E50">
          <w:rPr>
            <w:rFonts w:ascii="Times New Roman" w:hAnsi="Times New Roman" w:cs="Times New Roman"/>
            <w:b/>
            <w:bCs/>
            <w:u w:val="single"/>
            <w:rPrChange w:id="8" w:author="Aftab Alam" w:date="2025-09-15T11:52:00Z" w16du:dateUtc="2025-09-15T07:52:00Z">
              <w:rPr>
                <w:rFonts w:ascii="Times New Roman" w:hAnsi="Times New Roman" w:cs="Times New Roman"/>
              </w:rPr>
            </w:rPrChange>
          </w:rPr>
          <w:t>Cluster-1</w:t>
        </w:r>
        <w:r w:rsidRPr="00267E50">
          <w:rPr>
            <w:rFonts w:ascii="Times New Roman" w:hAnsi="Times New Roman" w:cs="Times New Roman"/>
          </w:rPr>
          <w:t>, the largest cluster, contains 15 hub genes (</w:t>
        </w:r>
        <w:r w:rsidRPr="00267E50">
          <w:rPr>
            <w:rFonts w:ascii="Times New Roman" w:hAnsi="Times New Roman" w:cs="Times New Roman"/>
            <w:i/>
            <w:iCs/>
          </w:rPr>
          <w:t>ABCG2, KIF18B, SLC7A11, FOLR1, MASP1, MYL9, RRM2, MYBL2, TPX2, DES, SYNM, TNS4, CAV1, SORBS1</w:t>
        </w:r>
        <w:r w:rsidRPr="00267E50">
          <w:rPr>
            <w:rFonts w:ascii="Times New Roman" w:hAnsi="Times New Roman" w:cs="Times New Roman"/>
          </w:rPr>
          <w:t xml:space="preserve">, and </w:t>
        </w:r>
        <w:r w:rsidRPr="00267E50">
          <w:rPr>
            <w:rFonts w:ascii="Times New Roman" w:hAnsi="Times New Roman" w:cs="Times New Roman"/>
            <w:i/>
            <w:iCs/>
          </w:rPr>
          <w:t>FHL1</w:t>
        </w:r>
        <w:r w:rsidRPr="00267E50">
          <w:rPr>
            <w:rFonts w:ascii="Times New Roman" w:hAnsi="Times New Roman" w:cs="Times New Roman"/>
          </w:rPr>
          <w:t>) that interact with 286 other genes, including 29 oncogenes and 28 tumor suppressor genes. This gene cluster is enriched in critical cancer-related pathways, including cell cycle, EMT, mTORC1 signaling, VEGFA-VEGFR2 pathway, Wnt signaling pathway, and hypoxia, suggesting a coordinated mechanism promoting tumor proliferation, survival, and metastasis. This synergistic network is regulated by central hub genes that coordinate critical cancer hallmarks. For instance, </w:t>
        </w:r>
        <w:r w:rsidRPr="00267E50">
          <w:rPr>
            <w:rFonts w:ascii="Times New Roman" w:hAnsi="Times New Roman" w:cs="Times New Roman"/>
            <w:i/>
            <w:iCs/>
          </w:rPr>
          <w:t>KIF18B</w:t>
        </w:r>
        <w:r w:rsidRPr="00267E50">
          <w:rPr>
            <w:rFonts w:ascii="Times New Roman" w:hAnsi="Times New Roman" w:cs="Times New Roman"/>
          </w:rPr>
          <w:t> and </w:t>
        </w:r>
        <w:r w:rsidRPr="00267E50">
          <w:rPr>
            <w:rFonts w:ascii="Times New Roman" w:hAnsi="Times New Roman" w:cs="Times New Roman"/>
            <w:i/>
            <w:iCs/>
          </w:rPr>
          <w:t>TPX2</w:t>
        </w:r>
        <w:r w:rsidRPr="00267E50">
          <w:rPr>
            <w:rFonts w:ascii="Times New Roman" w:hAnsi="Times New Roman" w:cs="Times New Roman"/>
          </w:rPr>
          <w:t xml:space="preserve"> are both critical for mitotic spindle assembly and chromosome segregation during mitosis; their upregulation in numerous cancers promotes genomic instability and uncontrolled proliferation, and is </w:t>
        </w:r>
        <w:r w:rsidRPr="00267E50">
          <w:rPr>
            <w:rFonts w:ascii="Times New Roman" w:hAnsi="Times New Roman" w:cs="Times New Roman"/>
          </w:rPr>
          <w:lastRenderedPageBreak/>
          <w:t>linked to poor prognosis and therapy resistance</w:t>
        </w:r>
      </w:ins>
      <w:ins w:id="9" w:author="Aftab Alam" w:date="2025-09-15T13:52:00Z" w16du:dateUtc="2025-09-15T09:52:00Z">
        <w:r w:rsidRPr="00267E50">
          <w:rPr>
            <w:rFonts w:ascii="Times New Roman" w:hAnsi="Times New Roman" w:cs="Times New Roman"/>
          </w:rPr>
          <w:t xml:space="preserve"> </w:t>
        </w:r>
      </w:ins>
      <w:ins w:id="10" w:author="Aftab Alam" w:date="2025-09-15T10:26:00Z" w16du:dateUtc="2025-09-15T06:26:00Z">
        <w:r w:rsidRPr="00267E50">
          <w:rPr>
            <w:rFonts w:ascii="Times New Roman" w:hAnsi="Times New Roman" w:cs="Times New Roman"/>
          </w:rPr>
          <w:fldChar w:fldCharType="begin"/>
        </w:r>
      </w:ins>
      <w:r w:rsidRPr="00267E50">
        <w:rPr>
          <w:rFonts w:ascii="Times New Roman" w:hAnsi="Times New Roman" w:cs="Times New Roman"/>
        </w:rPr>
        <w:instrText xml:space="preserve"> ADDIN ZOTERO_ITEM CSL_CITATION {"citationID":"qqLzaNWK","properties":{"formattedCitation":"[1\\uc0\\u8211{}4]","plainCitation":"[1–4]","noteIndex":0},"citationItems":[{"id":2052,"uris":["http://zotero.org/users/2485577/items/J2T6SWSZ"],"itemData":{"id":2052,"type":"article-journal","container-title":"Discover Oncology","DOI":"10.1007/s12672-024-01330-4","ISSN":"2730-6011","issue":"1","journalAbbreviation":"Discov Onc","language":"en","page":"430","source":"DOI.org (Crossref)","title":"KIF18B: an important role in signaling pathways and a potential resistant target in tumor development","title-short":"KIF18B","volume":"15","author":[{"family":"Chen","given":"Shicheng"},{"family":"Yu","given":"Bo"},{"family":"Du","given":"Guo Tu"},{"family":"Huang","given":"Tian Yu"},{"family":"Zhang","given":"Neng"},{"family":"Fu","given":"Ni"}],"issued":{"date-parts":[["2024",9,11]]}}},{"id":2050,"uris":["http://zotero.org/users/2485577/items/GJ682C42"],"itemData":{"id":2050,"type":"article-journal","abstract":"Background:\n              Cancer is one of the deadliest diseases at present. Although effective screening and treatment can save lives to a certain extent, our knowledge of the disease is far from sufficient. KIF18B is a member of the kinesin-8 superfamily and plays a conserved regulatory role in the cell cycle. KIF18B reportedly functions as an oncogene in some human cancers, but the correlations between KIF18B and prognosis and immune-infiltrates in different cancers remain unclear.\n            \n            \n              Methods:\n              Data were collected from the TCGA, GTEx, CCLE, TIMER, and GSEA databases. The expression difference, survival, pathological stage, DNA methylation, tumor mutation burden (TMB), microsatellite instability (MSI), mismatch repairs (MMRs), tumor microenvironment (TME), immune cell infiltration, and gene co-expression of KIF18B were analyzed using the R language software.\n            \n            \n              Results:\n              KIF18B was widely upregulated in cancers, compared with normal tissues, and high KIF18B expression was associated with unfavorable prognoses. TMB, MSI, MMRs, and DNA methylation correlated with KIF18B dysregulation in cancers. KIF18B correlated closely with tumor immunity and interacted with different immune cells and genes in different cancer types.\n            \n            \n              Conclusion:\n              KIF18B could be used as a prognostic biomarker for determining prognosis and immune infiltration in pan-cancer.","container-title":"Frontiers in Molecular Biosciences","DOI":"10.3389/fmolb.2021.559800","ISSN":"2296-889X","journalAbbreviation":"Front. Mol. Biosci.","page":"559800","source":"DOI.org (Crossref)","title":"KIF18B is a Prognostic Biomarker and Correlates with Immune Infiltrates in Pan-Cancer","volume":"8","author":[{"family":"Qiu","given":"Meng-jun"},{"family":"Wang","given":"Qiu-shuang"},{"family":"Li","given":"Qiu-ting"},{"family":"Zhu","given":"Li-sheng"},{"family":"Li","given":"Ya-nan"},{"family":"Yang","given":"Sheng-li"},{"family":"Xiong","given":"Zhi-fan"}],"issued":{"date-parts":[["2021",5,24]]}}},{"id":2056,"uris":["http://zotero.org/users/2485577/items/JAG2EGAS"],"itemData":{"id":2056,"type":"article-journal","abstract":"Mitosis and spindle assembly require the microtubule-associated protein Xenopus kinesin-like protein 2 (TPX2). Although TPX2 is highly expressed in several malignant tumor forms, little is known about its role in cancer. In this study, we performed the gene set enrichment analysis of TPX2 in 33 types of cancers and an extensive pan-cancer bioinformatic analysis using prognosis, tumor mutational burdens, microsatellite instability, tumor microenvironment, and immune cell infiltration data. According to the differential expression study, TPX2 was found to be overexpressed across all studied cancer types. Based on the survival analysis, increased TPX2 expression was associated with a poor prognosis for most cancers. The TPX2 expression level was confirmed to correlate with the clinical stage, microsatellite instability, and tumor mutational burden across all cancer types. Furthermore, TPX2 expression has been linked to tumor microenvironments and immune cell infiltration, particularly in bladder urothelial carcinoma, liver hepatocellular carcinoma, lung adenocarcinoma, stomach adenocarcinoma, and uterine corpus endometrial carcinoma. Finally, the gene set enrichment analysis implicated TPX2 in the regulation of aminoacyl tRNA biosynthesis, which is the most important tumor cell cycle signaling pathway. This comprehensive pan-cancer analysis shows that TPX2 is a prognostic molecular biomarker for most cancers and suggests its potential as an effective therapeutic target for the treatment of these diseases.","container-title":"Disease Markers","DOI":"10.1155/2022/7571066","ISSN":"1875-8630, 0278-0240","journalAbbreviation":"Disease Markers","language":"en","license":"https://creativecommons.org/licenses/by/4.0/","page":"1-13","source":"DOI.org (Crossref)","title":"Comprehensive Analysis of the Oncogenic Role of Targeting Protein for Xklp2 (TPX2) in Human Malignancies","volume":"2022","author":[{"family":"Shao","given":"Ting"},{"family":"Jiang","given":"Xiling"},{"family":"Bao","given":"Guochang"},{"family":"Li","given":"Chunsheng"},{"family":"Guo","given":"Changgang"}],"editor":[{"family":"Hashmi","given":"Atif Ali"}],"issued":{"date-parts":[["2022",10,18]]}}},{"id":2054,"uris":["http://zotero.org/users/2485577/items/JKI5NHSY"],"itemData":{"id":2054,"type":"article-journal","abstract":"Abstract\n            Expression of kinesin family member 18B (KIF18B), an ATPase with key roles in cell division, is deregulated in many cancers, but its involvement in prostate cancer (PCa) is unclear. Here, we investigated the expression and function of KIF18B in human PCa specimens and cell lines using bioinformatics analyses, immunohistochemical and immunofluorescence microscopy, and RT-qPCR and western blot analyses. KIF18B was overexpressed in PCa specimens compared with paracancerous tissues and was associated with poorer disease-free survival. In vitro, KIF18B knockdown in PCa cell lines promoted cell proliferation, migration, and invasion, and inhibited cell apoptosis, while KIF18B overexpression had the opposite effects. In a mouse xenograft model, KIF18B overexpression accelerated and promoted the growth of PCa tumors. Bioinformatics analysis of control and KIF18B-overexpressing PCa cells showed that genes involved in the PI3K–AKT–mTOR signaling pathway were significantly enriched among the differentially expressed genes. Consistent with this observation, we found that KIF18B overexpression activates the PI3K–AKT–mTOR signaling pathway in PCa cells both in vitro and in vivo. Collectively, our results suggest that KIF18B plays a crucial role in PCa via activation of the PI3K–AKT–mTOR signaling pathway, and raise the possibility that KIF18B could have utility as a novel biomarker for PCa.","container-title":"Cell Death &amp; Disease","DOI":"10.1038/s41419-021-03582-2","ISSN":"2041-4889","issue":"4","journalAbbreviation":"Cell Death Dis","language":"en","page":"302","source":"DOI.org (Crossref)","title":"Kinesin family member 18B regulates the proliferation and invasion of human prostate cancer cells","volume":"12","author":[{"family":"Wu","given":"Yu-Peng"},{"family":"Ke","given":"Zhi-Bin"},{"family":"Zheng","given":"Wen-Cai"},{"family":"Chen","given":"Ye-Hui"},{"family":"Zhu","given":"Jun-Ming"},{"family":"Lin","given":"Fei"},{"family":"Li","given":"Xiao-Dong"},{"family":"Chen","given":"Shao-Hao"},{"family":"Cai","given":"Hai"},{"family":"Zheng","given":"Qing-Shui"},{"family":"Wei","given":"Yong"},{"family":"Xue","given":"Xue-Yi"},{"family":"Xu","given":"Ning"}],"issued":{"date-parts":[["2021",3,22]]}},"label":"page"}],"schema":"https://github.com/citation-style-language/schema/raw/master/csl-citation.json"} </w:instrText>
      </w:r>
      <w:ins w:id="11" w:author="Aftab Alam" w:date="2025-09-15T10:26:00Z" w16du:dateUtc="2025-09-15T06:26:00Z">
        <w:r w:rsidRPr="00267E50">
          <w:rPr>
            <w:rFonts w:ascii="Times New Roman" w:hAnsi="Times New Roman" w:cs="Times New Roman"/>
          </w:rPr>
          <w:fldChar w:fldCharType="separate"/>
        </w:r>
      </w:ins>
      <w:r w:rsidRPr="00267E50">
        <w:rPr>
          <w:rFonts w:ascii="Times New Roman" w:hAnsi="Times New Roman" w:cs="Times New Roman"/>
          <w:kern w:val="0"/>
        </w:rPr>
        <w:t>[1–4]</w:t>
      </w:r>
      <w:ins w:id="12" w:author="Aftab Alam" w:date="2025-09-15T10:26:00Z" w16du:dateUtc="2025-09-15T06:26:00Z">
        <w:r w:rsidRPr="00267E50">
          <w:rPr>
            <w:rFonts w:ascii="Times New Roman" w:hAnsi="Times New Roman" w:cs="Times New Roman"/>
          </w:rPr>
          <w:fldChar w:fldCharType="end"/>
        </w:r>
        <w:r w:rsidRPr="00267E50">
          <w:rPr>
            <w:rFonts w:ascii="Times New Roman" w:hAnsi="Times New Roman" w:cs="Times New Roman"/>
          </w:rPr>
          <w:t>.  Similarly, </w:t>
        </w:r>
        <w:r w:rsidRPr="00267E50">
          <w:rPr>
            <w:rFonts w:ascii="Times New Roman" w:hAnsi="Times New Roman" w:cs="Times New Roman"/>
            <w:i/>
            <w:iCs/>
          </w:rPr>
          <w:t>RRM2</w:t>
        </w:r>
        <w:r w:rsidRPr="00267E50">
          <w:rPr>
            <w:rFonts w:ascii="Times New Roman" w:hAnsi="Times New Roman" w:cs="Times New Roman"/>
          </w:rPr>
          <w:t xml:space="preserve">, the catalytic subunit of ribonucleotide reductase, is essential for DNA replication and repair. Its upregulation in cancers such as those of the kidney, lung, and liver is also linked to poor prognosis </w:t>
        </w:r>
        <w:r w:rsidRPr="00267E50">
          <w:rPr>
            <w:rFonts w:ascii="Times New Roman" w:hAnsi="Times New Roman" w:cs="Times New Roman"/>
          </w:rPr>
          <w:fldChar w:fldCharType="begin"/>
        </w:r>
      </w:ins>
      <w:r w:rsidRPr="00267E50">
        <w:rPr>
          <w:rFonts w:ascii="Times New Roman" w:hAnsi="Times New Roman" w:cs="Times New Roman"/>
        </w:rPr>
        <w:instrText xml:space="preserve"> ADDIN ZOTERO_ITEM CSL_CITATION {"citationID":"a2i0ttli71","properties":{"formattedCitation":"[5\\uc0\\u8211{}7]","plainCitation":"[5–7]","noteIndex":0},"citationItems":[{"id":1533,"uris":["http://zotero.org/users/2485577/items/QLTM79ZW"],"itemData":{"id":1533,"type":"article-journal","container-title":"Aging","DOI":"10.18632/aging.202292","ISSN":"1945-4589","issue":"3","journalAbbreviation":"Aging","language":"en","page":"3518-3535","source":"DOI.org (Crossref)","title":"High expression of RRM2 as an independent predictive factor of poor prognosis in patients with lung adenocarcinoma","volume":"13","author":[{"family":"Jin","given":"Cheng-Yu"},{"family":"Du","given":"Liang"},{"family":"Nuerlan","given":"A-Han"},{"family":"Wang","given":"Xiao-Lei"},{"family":"Yang","given":"Yong-Wei"},{"family":"Guo","given":"Rui"}],"issued":{"date-parts":[["2021",2,15]]}},"label":"page"},{"id":1531,"uris":["http://zotero.org/users/2485577/items/4DTZ3NPU"],"itemData":{"id":1531,"type":"article-journal","abstract":"Abstract\n            \n              Background\n              As one of the most common malignancy, lung adenocarcinoma (LUAD) is characterized by low 5-year survival rate. This research aimed to investigate the effects of ribonucleotide reductase regulatory subunit M2 (RRM2) on malignant biological behaviors and activation of cGAS/STING pathway. We also explored the synergistic sensitization mechanisms of RRM2 and radiotherapy.\n            \n            \n              Methods\n              Bioinformatic tools were used to evaluate the clinical significance of RRM2 in LUAD patients. The roles of RRM2 in malignant phenotype and DNA damage in LUAD cells were investigated with cell proliferation, colony formation, immunofluorescence, modified Boyden chamber and comet assays. The mouse models were used to evaluate the biological significance of RRM2 in vivo. Cytotoxic T cell infiltration was evaluated via flow cytometric analysis and immunohistochemistry staining in C57BL/6 mice. We also explored the synergistic effects of RRM2 silencing and radiation on LUAD cells with apoptosis assay and immunoblotting in vitro.\n            \n            \n              Results\n              Bioinformatic analysis revealed that RRM2 had diagnostic values for LUAD patients. Higher levels of RRM2 predicted worse prognosis. RRM2 silencing inhibited LUAD cell proliferation, invasion and migration. RRM2 knockdown induced S phase arrest and DNA damage. RRM2 silencing induced cyclic GMP-AMP synthase (cGAS)/stimulator of interferon genes (STING) pathway, and the downstream targets were regulated in a STING-dependent manner. Knockdown of RRM2 suppressed tumor growth in the xenograft tumor models. RRM2 deficiency increased CD8 + T cells in the tumor tissues and spleens. Furthermore, RRM2 silencing had synergistic effects with radiation on inhibiting cell proliferation and promoting apoptosis. Meanwhile, this combination promoted the activation of cGAS/STING signaling pathway synergistically, and simultaneously increased expression of IFNβ, CCL5 and CXCL10.\n            \n            \n              Conclusion\n              Our results demonstrated that RRM2 silencing had anti-tumor values and activated the cGAS/STING signaling pathway. RRM2 silencing increased CD8 + T cells infiltration. RRM2 silencing cooperated with radiation to inhibit LUAD cell proliferation, promote apoptosis and enhance the activation of cGAS/STING signaling pathway. RRM2 could be a promising target for tumor regression through cancer immunotherapy in LUAD.","container-title":"Cell &amp; Bioscience","DOI":"10.1186/s13578-021-00586-5","ISSN":"2045-3701","issue":"1","journalAbbreviation":"Cell Biosci","language":"en","page":"74","source":"DOI.org (Crossref)","title":"RRM2 silencing suppresses malignant phenotype and enhances radiosensitivity via activating cGAS/STING signaling pathway in lung adenocarcinoma","volume":"11","author":[{"family":"Jiang","given":"Xueping"},{"family":"Li","given":"Yangyi"},{"family":"Zhang","given":"Nannan"},{"family":"Gao","given":"Yanping"},{"family":"Han","given":"Linzhi"},{"family":"Li","given":"Shuying"},{"family":"Li","given":"Jiali"},{"family":"Liu","given":"Xingyu"},{"family":"Gong","given":"Yan"},{"family":"Xie","given":"Conghua"}],"issued":{"date-parts":[["2021",4,15]]}},"label":"page"},{"id":1529,"uris":["http://zotero.org/users/2485577/items/PP6RFXWZ"],"itemData":{"id":1529,"type":"article-journal","container-title":"Genes &amp; Diseases","DOI":"10.1016/j.gendis.2022.11.022","ISSN":"23523042","issue":"1","journalAbbreviation":"Genes &amp; Diseases","language":"en","page":"218-233","source":"DOI.org (Crossref)","title":"Ribonucleotide reductase M2 (RRM2): Regulation, function and targeting strategy in human cancer","title-short":"Ribonucleotide reductase M2 (RRM2)","volume":"11","author":[{"family":"Zuo","given":"Zanwen"},{"family":"Zhou","given":"Zerong"},{"family":"Chang","given":"Yuzhou"},{"family":"Liu","given":"Yan"},{"family":"Shen","given":"Yuping"},{"family":"Li","given":"Qizhang"},{"family":"Zhang","given":"Lei"}],"issued":{"date-parts":[["2024",1]]}},"label":"page"}],"schema":"https://github.com/citation-style-language/schema/raw/master/csl-citation.json"} </w:instrText>
      </w:r>
      <w:ins w:id="13" w:author="Aftab Alam" w:date="2025-09-15T10:26:00Z" w16du:dateUtc="2025-09-15T06:26:00Z">
        <w:r w:rsidRPr="00267E50">
          <w:rPr>
            <w:rFonts w:ascii="Times New Roman" w:hAnsi="Times New Roman" w:cs="Times New Roman"/>
          </w:rPr>
          <w:fldChar w:fldCharType="separate"/>
        </w:r>
      </w:ins>
      <w:r w:rsidRPr="00267E50">
        <w:rPr>
          <w:rFonts w:ascii="Times New Roman" w:hAnsi="Times New Roman" w:cs="Times New Roman"/>
          <w:kern w:val="0"/>
        </w:rPr>
        <w:t>[5–7]</w:t>
      </w:r>
      <w:ins w:id="14" w:author="Aftab Alam" w:date="2025-09-15T10:26:00Z" w16du:dateUtc="2025-09-15T06:26:00Z">
        <w:r w:rsidRPr="00267E50">
          <w:rPr>
            <w:rFonts w:ascii="Times New Roman" w:hAnsi="Times New Roman" w:cs="Times New Roman"/>
          </w:rPr>
          <w:fldChar w:fldCharType="end"/>
        </w:r>
        <w:r w:rsidRPr="00267E50">
          <w:rPr>
            <w:rFonts w:ascii="Times New Roman" w:hAnsi="Times New Roman" w:cs="Times New Roman"/>
          </w:rPr>
          <w:t>.  The oncogenic transcription factor </w:t>
        </w:r>
        <w:r w:rsidRPr="00267E50">
          <w:rPr>
            <w:rFonts w:ascii="Times New Roman" w:hAnsi="Times New Roman" w:cs="Times New Roman"/>
            <w:i/>
            <w:iCs/>
          </w:rPr>
          <w:t>MYBL2</w:t>
        </w:r>
        <w:r w:rsidRPr="00267E50">
          <w:rPr>
            <w:rFonts w:ascii="Times New Roman" w:hAnsi="Times New Roman" w:cs="Times New Roman"/>
          </w:rPr>
          <w:t xml:space="preserve"> further fuels proliferation and has been shown to sustain an immunosuppressive tumor microenvironment by collaborating with CCL2 to recruit immunosuppressive macrophages, thereby promoting resistance to immunotherapy </w:t>
        </w:r>
        <w:r w:rsidRPr="00267E50">
          <w:rPr>
            <w:rFonts w:ascii="Times New Roman" w:hAnsi="Times New Roman" w:cs="Times New Roman"/>
          </w:rPr>
          <w:fldChar w:fldCharType="begin"/>
        </w:r>
      </w:ins>
      <w:r w:rsidRPr="00267E50">
        <w:rPr>
          <w:rFonts w:ascii="Times New Roman" w:hAnsi="Times New Roman" w:cs="Times New Roman"/>
        </w:rPr>
        <w:instrText xml:space="preserve"> ADDIN ZOTERO_ITEM CSL_CITATION {"citationID":"avtnpvmjui","properties":{"formattedCitation":"[8,9]","plainCitation":"[8,9]","noteIndex":0},"citationItems":[{"id":1537,"uris":["http://zotero.org/users/2485577/items/272CUDB6"],"itemData":{"id":1537,"type":"article-journal","abstract":"Abstract\n            \n              Background\n              An immunosuppressive tumor microenvironment in ovarian cancer facilitates tumor progression and resistance to immunotherapy. The function of MYB Proto-Oncogene Like 2 (MYBL2) in the tumor microenvironment remains largely unexplored.\n            \n            \n              Methods\n              A syngeneic intraovarian mouse model, flow cytometry analysis, and immunohistochemistry were used to explore the biological function of MYBL2 in tumor progression and immune escape. Molecular and biochemical strategies—namely RNA-sequencing, western blotting, quantitative reverse transcription–polymerase chain reaction (qRT-PCR), enzyme-linked immunosorbent assay, multiplex immunofluorescence, chromatic immunoprecipitation assay (CHIP) and luciferase assay—were used to reveal the mechanisms of MYBL2 in the OVC microenvironment.\n            \n            \n              Results\n              We found tumor derived MYBL2 indicated poor prognosis and selectively correlated with tumor associated macrophages (TAMs) in ovarian cancer. Mechanically, C-C motif chemokine ligand 2 (CCL2) transcriptionally activated by MYBL2 induced TAMs recruitment and M2-like polarization in vitro. Using a syngeneic intraovarian mouse model, we identified MYBL2 promoted tumor malignancyand increased tumor-infiltrating immunosuppressive macrophages. Cyclin-dependent kinase 2 (CDK2) was a known upstream kinase to phosphorylate MYBL2 and promote its transcriptional function. The upstream inhibitor of CDK2, CVT-313, reprogrammed the tumor microenvironment and reduced anti-PD-1 resistance.\n            \n            \n              Conclusions\n              The MYBL2/CCL2 axis contributing to TAMs recruitment and M2-like polarization is crucial to immune evasion and anti-PD-1 resistance in ovarian cancer, which is a potential target to enhance the efficacy of immunotherapy.","container-title":"Cancer Cell International","DOI":"10.1186/s12935-023-03079-2","ISSN":"1475-2867","issue":"1","journalAbbreviation":"Cancer Cell Int","language":"en","page":"248","source":"DOI.org (Crossref)","title":"The MYBL2–CCL2 axis promotes tumor progression and resistance to anti-PD-1 therapy in ovarian cancer by inducing immunosuppressive macrophages","volume":"23","author":[{"family":"Pan","given":"Baoyue"},{"family":"Wan","given":"Ting"},{"family":"Zhou","given":"Yun"},{"family":"Huang","given":"Shuting"},{"family":"Yuan","given":"Linjing"},{"family":"Jiang","given":"Yinan"},{"family":"Zheng","given":"Xiaojing"},{"family":"Liu","given":"Pingping"},{"family":"Xiang","given":"Huiling"},{"family":"Ju","given":"Mingxiu"},{"family":"Luo","given":"Rongzhen"},{"family":"Jia","given":"Weihua"},{"family":"Lan","given":"ChunYan"},{"family":"Li","given":"Jundong"},{"family":"Zheng","given":"Min"}],"issued":{"date-parts":[["2023",10,21]]}}},{"id":1535,"uris":["http://zotero.org/users/2485577/items/3ZHDWWT5"],"itemData":{"id":1535,"type":"article-journal","container-title":"Cell Cycle","DOI":"10.1080/15384101.2021.1982494","ISSN":"1538-4101, 1551-4005","issue":"21","journalAbbreviation":"Cell Cycle","language":"en","page":"2291-2308","source":"DOI.org (Crossref)","title":"Pan-cancer analysis indicates that MYBL2 is associated with the prognosis and immunotherapy of multiple cancers as an oncogene","volume":"20","author":[{"family":"Chen","given":"Xingjie"},{"family":"Lu","given":"Yalin"},{"family":"Yu","given":"Hao"},{"family":"Du","given":"Kangjie"},{"family":"Zhang","given":"Yu"},{"family":"Nan","given":"Yang"},{"family":"Huang","given":"Qiang"}],"issued":{"date-parts":[["2021",11,2]]}}}],"schema":"https://github.com/citation-style-language/schema/raw/master/csl-citation.json"} </w:instrText>
      </w:r>
      <w:ins w:id="15" w:author="Aftab Alam" w:date="2025-09-15T10:26:00Z" w16du:dateUtc="2025-09-15T06:26:00Z">
        <w:r w:rsidRPr="00267E50">
          <w:rPr>
            <w:rFonts w:ascii="Times New Roman" w:hAnsi="Times New Roman" w:cs="Times New Roman"/>
          </w:rPr>
          <w:fldChar w:fldCharType="separate"/>
        </w:r>
      </w:ins>
      <w:r w:rsidRPr="00267E50">
        <w:rPr>
          <w:rFonts w:ascii="Times New Roman" w:hAnsi="Times New Roman" w:cs="Times New Roman"/>
        </w:rPr>
        <w:t>[8,9]</w:t>
      </w:r>
      <w:ins w:id="16" w:author="Aftab Alam" w:date="2025-09-15T10:26:00Z" w16du:dateUtc="2025-09-15T06:26:00Z">
        <w:r w:rsidRPr="00267E50">
          <w:rPr>
            <w:rFonts w:ascii="Times New Roman" w:hAnsi="Times New Roman" w:cs="Times New Roman"/>
          </w:rPr>
          <w:fldChar w:fldCharType="end"/>
        </w:r>
        <w:r w:rsidRPr="00267E50">
          <w:rPr>
            <w:rFonts w:ascii="Times New Roman" w:hAnsi="Times New Roman" w:cs="Times New Roman"/>
          </w:rPr>
          <w:t>. Concurrently, the cystine transporter </w:t>
        </w:r>
        <w:r w:rsidRPr="00267E50">
          <w:rPr>
            <w:rFonts w:ascii="Times New Roman" w:hAnsi="Times New Roman" w:cs="Times New Roman"/>
            <w:i/>
            <w:iCs/>
          </w:rPr>
          <w:t>SLC7A11</w:t>
        </w:r>
        <w:r w:rsidRPr="00267E50">
          <w:rPr>
            <w:rFonts w:ascii="Times New Roman" w:hAnsi="Times New Roman" w:cs="Times New Roman"/>
          </w:rPr>
          <w:t xml:space="preserve"> supports survival under metabolic stress by enabling glutathione synthesis, which protects against oxidative stress-induced cell death and contributes to therapeutic resistance </w:t>
        </w:r>
        <w:r w:rsidRPr="00267E50">
          <w:rPr>
            <w:rFonts w:ascii="Times New Roman" w:hAnsi="Times New Roman" w:cs="Times New Roman"/>
          </w:rPr>
          <w:fldChar w:fldCharType="begin"/>
        </w:r>
      </w:ins>
      <w:r w:rsidRPr="00267E50">
        <w:rPr>
          <w:rFonts w:ascii="Times New Roman" w:hAnsi="Times New Roman" w:cs="Times New Roman"/>
        </w:rPr>
        <w:instrText xml:space="preserve"> ADDIN ZOTERO_ITEM CSL_CITATION {"citationID":"a1lvchp7fbr","properties":{"formattedCitation":"[10,11]","plainCitation":"[10,11]","noteIndex":0},"citationItems":[{"id":1545,"uris":["http://zotero.org/users/2485577/items/VG67WVLL"],"itemData":{"id":1545,"type":"article-journal","abstract":"The non-natriuretic-dependent glutamate/cystine inverse transporter-system Xc- is composed of two protein subunits, SLC7A11 and SLC3A2, with SLC7A11 serving as the primary functional component responsible for cystine uptake and glutathione biosynthesis. SLC7A11 is implicated in tumor development through its regulation of redox homeostasis, amino acid metabolism, modulation of immune function, and induction of programmed cell death, among other processes relevant to tumorigenesis. In this paper, we summarize the structure and biological functions of SLC7A11, and discuss its potential role in tumor therapy, which provides a new direction for precision and personalized treatment of tumors.","container-title":"Frontiers in Immunology","DOI":"10.3389/fimmu.2024.1438807","ISSN":"1664-3224","journalAbbreviation":"Front. Immunol.","page":"1438807","source":"DOI.org (Crossref)","title":"SLC7A11: the Achilles heel of tumor?","title-short":"SLC7A11","volume":"15","author":[{"family":"Jiang","given":"Yulang"},{"family":"Sun","given":"Mingyu"}],"issued":{"date-parts":[["2024",7,8]]}}},{"id":1547,"uris":["http://zotero.org/users/2485577/items/8YNWWWAM"],"itemData":{"id":1547,"type":"article-journal","abstract":"Abstract\n            \n              The cystine/glutamate antiporter SLC7A11 (also commonly known as xCT) functions to import cystine for glutathione biosynthesis and antioxidant defense and is overexpressed in multiple human cancers. Recent studies revealed that SLC7A11 overexpression promotes tumor growth partly through suppressing ferroptosis, a form of regulated cell death induced by excessive lipid peroxidation. However, cancer cells with high expression of SLC7A11 (SLC7A11\n              high\n              ) also have to endure the significant cost associated with SLC7A11-mediated metabolic reprogramming, leading to glucose- and glutamine-dependency in SLC7A11\n              high\n              cancer cells, which presents potential metabolic vulnerabilities for therapeutic targeting in SLC7A11\n              high\n              cancer. In this review, we summarize diverse regulatory mechanisms of SLC7A11 in cancer, discuss ferroptosis-dependent and -independent functions of SLC7A11 in promoting tumor development, explore the mechanistic basis of SLC7A11-induced nutrient dependency in cancer cells, and conceptualize therapeutic strategies to target SLC7A11 in cancer treatment. This review will provide the foundation for further understanding SLC7A11 in ferroptosis, nutrient dependency, and tumor biology and for developing novel effective cancer therapies.","container-title":"Protein &amp; Cell","DOI":"10.1007/s13238-020-00789-5","ISSN":"1674-800X, 1674-8018","issue":"8","journalAbbreviation":"Protein Cell","language":"en","page":"599-620","source":"DOI.org (Crossref)","title":"Cystine transporter SLC7A11/xCT in cancer: ferroptosis, nutrient dependency, and cancer therapy","title-short":"Cystine transporter SLC7A11/xCT in cancer","volume":"12","author":[{"family":"Koppula","given":"Pranavi"},{"family":"Zhuang","given":"Li"},{"family":"Gan","given":"Boyi"}],"issued":{"date-parts":[["2021",8]]}}}],"schema":"https://github.com/citation-style-language/schema/raw/master/csl-citation.json"} </w:instrText>
      </w:r>
      <w:ins w:id="17" w:author="Aftab Alam" w:date="2025-09-15T10:26:00Z" w16du:dateUtc="2025-09-15T06:26:00Z">
        <w:r w:rsidRPr="00267E50">
          <w:rPr>
            <w:rFonts w:ascii="Times New Roman" w:hAnsi="Times New Roman" w:cs="Times New Roman"/>
          </w:rPr>
          <w:fldChar w:fldCharType="separate"/>
        </w:r>
      </w:ins>
      <w:r w:rsidRPr="00267E50">
        <w:rPr>
          <w:rFonts w:ascii="Times New Roman" w:hAnsi="Times New Roman" w:cs="Times New Roman"/>
        </w:rPr>
        <w:t>[10,11]</w:t>
      </w:r>
      <w:ins w:id="18" w:author="Aftab Alam" w:date="2025-09-15T10:26:00Z" w16du:dateUtc="2025-09-15T06:26:00Z">
        <w:r w:rsidRPr="00267E50">
          <w:rPr>
            <w:rFonts w:ascii="Times New Roman" w:hAnsi="Times New Roman" w:cs="Times New Roman"/>
          </w:rPr>
          <w:fldChar w:fldCharType="end"/>
        </w:r>
        <w:r w:rsidRPr="00267E50">
          <w:rPr>
            <w:rFonts w:ascii="Times New Roman" w:hAnsi="Times New Roman" w:cs="Times New Roman"/>
          </w:rPr>
          <w:t>. The collective function of these hub genes points to a synergistic network that drives aggressive tumorigenesis through complementary roles in promoting cell division, suppressing immune attack, and enhancing cellular survival.</w:t>
        </w:r>
      </w:ins>
      <w:ins w:id="19" w:author="Aftab Alam" w:date="2025-09-15T13:52:00Z" w16du:dateUtc="2025-09-15T09:52:00Z">
        <w:r w:rsidRPr="00267E50">
          <w:rPr>
            <w:rFonts w:ascii="Times New Roman" w:hAnsi="Times New Roman" w:cs="Times New Roman"/>
          </w:rPr>
          <w:t xml:space="preserve"> </w:t>
        </w:r>
      </w:ins>
    </w:p>
    <w:p w14:paraId="6A8CD50E" w14:textId="29814A92" w:rsidR="00857144" w:rsidRPr="00267E50" w:rsidDel="00CC1B1F" w:rsidRDefault="00857144">
      <w:pPr>
        <w:spacing w:line="360" w:lineRule="auto"/>
        <w:ind w:left="426"/>
        <w:jc w:val="both"/>
        <w:rPr>
          <w:del w:id="20" w:author="Aftab Alam" w:date="2025-09-15T10:25:00Z" w16du:dateUtc="2025-09-15T06:25:00Z"/>
          <w:rFonts w:ascii="Times New Roman" w:hAnsi="Times New Roman" w:cs="Times New Roman"/>
        </w:rPr>
        <w:pPrChange w:id="21" w:author="Aftab Alam" w:date="2025-09-15T14:08:00Z" w16du:dateUtc="2025-09-15T10:08:00Z">
          <w:pPr>
            <w:spacing w:line="240" w:lineRule="auto"/>
            <w:jc w:val="both"/>
          </w:pPr>
        </w:pPrChange>
      </w:pPr>
      <w:ins w:id="22" w:author="Aftab Alam" w:date="2025-09-15T10:32:00Z" w16du:dateUtc="2025-09-15T06:32:00Z">
        <w:r w:rsidRPr="00267E50">
          <w:rPr>
            <w:rFonts w:ascii="Times New Roman" w:hAnsi="Times New Roman" w:cs="Times New Roman"/>
            <w:b/>
            <w:bCs/>
            <w:u w:val="single"/>
            <w:rPrChange w:id="23" w:author="Aftab Alam" w:date="2025-09-15T11:52:00Z" w16du:dateUtc="2025-09-15T07:52:00Z">
              <w:rPr/>
            </w:rPrChange>
          </w:rPr>
          <w:t>Cluster-2</w:t>
        </w:r>
        <w:r w:rsidRPr="00267E50">
          <w:rPr>
            <w:rFonts w:ascii="Times New Roman" w:hAnsi="Times New Roman" w:cs="Times New Roman"/>
            <w:rPrChange w:id="24" w:author="Aftab Alam" w:date="2025-09-15T10:32:00Z" w16du:dateUtc="2025-09-15T06:32:00Z">
              <w:rPr/>
            </w:rPrChange>
          </w:rPr>
          <w:t xml:space="preserve"> comprises 12 genes centrally regulated by </w:t>
        </w:r>
        <w:r w:rsidRPr="00267E50">
          <w:rPr>
            <w:rFonts w:ascii="Times New Roman" w:hAnsi="Times New Roman" w:cs="Times New Roman"/>
            <w:i/>
            <w:iCs/>
            <w:rPrChange w:id="25" w:author="Aftab Alam" w:date="2025-09-15T11:39:00Z" w16du:dateUtc="2025-09-15T07:39:00Z">
              <w:rPr>
                <w:b/>
                <w:bCs/>
              </w:rPr>
            </w:rPrChange>
          </w:rPr>
          <w:t>RXRG</w:t>
        </w:r>
        <w:r w:rsidRPr="00267E50">
          <w:rPr>
            <w:rFonts w:ascii="Times New Roman" w:hAnsi="Times New Roman" w:cs="Times New Roman"/>
            <w:rPrChange w:id="26" w:author="Aftab Alam" w:date="2025-09-15T10:32:00Z" w16du:dateUtc="2025-09-15T06:32:00Z">
              <w:rPr/>
            </w:rPrChange>
          </w:rPr>
          <w:t xml:space="preserve">, a nuclear receptor that modulates retinoic acid signaling, apoptosis, and the epithelial-mesenchymal transition (EMT). The function of </w:t>
        </w:r>
        <w:r w:rsidRPr="00267E50">
          <w:rPr>
            <w:rFonts w:ascii="Times New Roman" w:hAnsi="Times New Roman" w:cs="Times New Roman"/>
            <w:i/>
            <w:iCs/>
            <w:rPrChange w:id="27" w:author="Aftab Alam" w:date="2025-09-15T11:39:00Z" w16du:dateUtc="2025-09-15T07:39:00Z">
              <w:rPr/>
            </w:rPrChange>
          </w:rPr>
          <w:t>RXRG</w:t>
        </w:r>
        <w:r w:rsidRPr="00267E50">
          <w:rPr>
            <w:rFonts w:ascii="Times New Roman" w:hAnsi="Times New Roman" w:cs="Times New Roman"/>
            <w:rPrChange w:id="28" w:author="Aftab Alam" w:date="2025-09-15T10:32:00Z" w16du:dateUtc="2025-09-15T06:32:00Z">
              <w:rPr/>
            </w:rPrChange>
          </w:rPr>
          <w:t xml:space="preserve"> is highly context-dependent, exhibiting dual roles in oncogenesis: it can act as a tumor suppressor, as evidenced in breast cancer, or as an oncogene that promotes aggressive tumor growth in lung and thyroid cancers </w:t>
        </w:r>
        <w:r w:rsidRPr="00267E50">
          <w:rPr>
            <w:rFonts w:ascii="Times New Roman" w:hAnsi="Times New Roman" w:cs="Times New Roman"/>
          </w:rPr>
          <w:fldChar w:fldCharType="begin"/>
        </w:r>
      </w:ins>
      <w:r w:rsidRPr="00267E50">
        <w:rPr>
          <w:rFonts w:ascii="Times New Roman" w:hAnsi="Times New Roman" w:cs="Times New Roman"/>
        </w:rPr>
        <w:instrText xml:space="preserve"> ADDIN ZOTERO_ITEM CSL_CITATION {"citationID":"a1jodtufe","properties":{"formattedCitation":"[12,13]","plainCitation":"[12,13]","noteIndex":0},"citationItems":[{"id":1915,"uris":["http://zotero.org/users/2485577/items/T5DIP8KT"],"itemData":{"id":1915,"type":"article-journal","abstract":"OBJECTIVE: This study aimed to elucidate the functional role and underlying molecular mechanisms of retinoid X receptor γ (RXRG) in the pathogenesis of papillary thyroid carcinoma (PTC).\nMETHODS: We analyzed RNA-seq data from The Cancer Genome Atlas database, ONCOMINE database, and Human Protein Atlas. RXRG expression was validated in 47 matched PTC-normal tissue pairs using real-time reverse transcription-polymerase chain reaction. Functional characterization was performed through loss- and gain-of-function experiments, complemented by flow cytometry analysis. Bioinformatics approaches were employed to investigate RXRG's role in tumor immune infiltration.\nRESULTS: RXRG was significantly upregulated in PTC (P &lt; 0.001). Elevated RXRG expression correlated with aggressive clinicopathological features, including lymph node metastasis (P = 0.041), advanced tumor stage (P = 0.035), BRAFV600E mutation (P &lt; 0.001), and increase in tumor size (P = 0.011). Functional assays revealed that RXRG knockdown suppressed cell proliferation, colony formation, and migration capacity, whereas its overexpression promoted these oncogenic phenotypes. Mechanistically, RXRG regulated epithelial-mesenchymal transition (EMT) through modulation of E-cadherin, N-cadherin, vimentin, and key transcription factors (Snail and Slug). Furthermore, RXRG expression considerably influenced tumor immune infiltration patterns, particularly affecting eosinophils, NK cells, and B cells.\nCONCLUSION: Our study identifies RXRG as a novel oncogenic driver in PTC that promotes tumor progression through EMT regulation and immune microenvironment modulation.","container-title":"Endocrine Connections","DOI":"10.1530/EC-25-0015","ISSN":"2049-3614","issue":"6","journalAbbreviation":"Endocr Connect","language":"eng","note":"PMID: 40465540\nPMCID: PMC12177880","page":"e250015","source":"PubMed","title":"Retinoid X receptor γ regulates epithelial-mesenchymal transition and tumor immune infiltration in papillary thyroid cancer tumorigenesis: an experimental and in silico study","title-short":"Retinoid X receptor γ regulates epithelial-mesenchymal transition and tumor immune infiltration in papillary thyroid cancer tumorigenesis","volume":"14","author":[{"family":"Li","given":"Pihong"},{"family":"Zhang","given":"Wei"},{"family":"Wu","given":"Qiaolin"},{"family":"Zhang","given":"Xiaohua"},{"family":"Zheng","given":"Zhouci"}],"issued":{"date-parts":[["2025",6,1]]}},"label":"page"},{"id":1966,"uris":["http://zotero.org/users/2485577/items/GYJKADKU"],"itemData":{"id":1966,"type":"article-journal","abstract":"Abstract\n            \n              Background\n              Retinoid X Receptor Gamma (RXRG) is a member of the nuclear receptor superfamily and plays a role in tumour suppression. This study aims to explore the prognostic significance of RXRG in breast cancer.\n            \n            \n              Methods\n              \n                Primary breast cancer tissue microarrays (\n                n\n                 = 923) were immuno-stained for RXRG protein and correlated with clinicopathological features, and patient outcome.\n              \n            \n            \n              Results\n              \n                Nuclear RXRG expression was significantly associated with smaller tumour size (\n                p\n                 = 0.036), lower grade\n                (p\n                 &lt; 0.001), lobular histology (\n                p\n                 = 0.016), lower Nottingham Prognostic Index (\n                p\n                 = 0.04) and longer breast cancer-specific survival (\n                p\n                 &lt; 0.001), and longer time to distant metastasis (\n                p\n                 = 0.002). RXRG expression showed positive association with oestrogen receptor (ER)-related biomarkers: GATA3, FOXA1, STAT3 and MED7 (all\n                p\n                 &lt; 0.001) and a negative correlation with the Ki67 proliferation marker. Multivariate analysis demonstrated RXRG protein as an independent predictor of longer breast cancer-specific survival and distant metastasis-free survival. In the external validation cohorts,\n                RXRG\n                expression was associated with improved patients’ outcome (\n                p\n                 = 0.025). In ER-positive tumours, high expression of RXRG was associated with better patient outcome regardless of adjuvant systemic therapy. ER signalling pathway was the top predicted master regulator of RXRG protein expression (\n                p\n                 = 0.005).\n              \n            \n            \n              Conclusion\n              This study provides evidence for the prognostic value of RXRG in breast cancer particularly the ER-positive tumours.","container-title":"British Journal of Cancer","DOI":"10.1038/s41416-019-0589-0","ISSN":"0007-0920, 1532-1827","issue":"9","journalAbbreviation":"Br J Cancer","language":"en","page":"776-785","source":"DOI.org (Crossref)","title":"Retinoid X receptor gamma (RXRG) is an independent prognostic biomarker in ER-positive invasive breast cancer","volume":"121","author":[{"family":"Joseph","given":"Chitra"},{"family":"Al-Izzi","given":"Sara"},{"family":"Alsaleem","given":"Mansour"},{"family":"Kurozumi","given":"Sasagu"},{"family":"Toss","given":"Michael S"},{"family":"Arshad","given":"Maariya"},{"family":"Goh","given":"Fang Qin"},{"family":"Alshankyty","given":"Ibraheem M."},{"family":"Aleskandarany","given":"Mohammed A."},{"family":"Ali","given":"Simak"},{"family":"Ellis","given":"Ian O."},{"family":"Mongan","given":"Nigel P."},{"family":"Green","given":"Andrew R."},{"family":"Rakha","given":"Emad A."}],"issued":{"date-parts":[["2019",10,29]]}},"label":"page"}],"schema":"https://github.com/citation-style-language/schema/raw/master/csl-citation.json"} </w:instrText>
      </w:r>
      <w:ins w:id="29" w:author="Aftab Alam" w:date="2025-09-15T10:32:00Z" w16du:dateUtc="2025-09-15T06:32:00Z">
        <w:r w:rsidRPr="00267E50">
          <w:rPr>
            <w:rFonts w:ascii="Times New Roman" w:hAnsi="Times New Roman" w:cs="Times New Roman"/>
          </w:rPr>
          <w:fldChar w:fldCharType="separate"/>
        </w:r>
      </w:ins>
      <w:r w:rsidRPr="00267E50">
        <w:rPr>
          <w:rFonts w:ascii="Times New Roman" w:hAnsi="Times New Roman" w:cs="Times New Roman"/>
        </w:rPr>
        <w:t>[12,13]</w:t>
      </w:r>
      <w:ins w:id="30" w:author="Aftab Alam" w:date="2025-09-15T10:32:00Z" w16du:dateUtc="2025-09-15T06:32:00Z">
        <w:r w:rsidRPr="00267E50">
          <w:rPr>
            <w:rFonts w:ascii="Times New Roman" w:hAnsi="Times New Roman" w:cs="Times New Roman"/>
          </w:rPr>
          <w:fldChar w:fldCharType="end"/>
        </w:r>
        <w:r w:rsidRPr="00267E50">
          <w:rPr>
            <w:rFonts w:ascii="Times New Roman" w:hAnsi="Times New Roman" w:cs="Times New Roman"/>
          </w:rPr>
          <w:t>.</w:t>
        </w:r>
        <w:r w:rsidRPr="00267E50">
          <w:rPr>
            <w:rFonts w:ascii="Times New Roman" w:hAnsi="Times New Roman" w:cs="Times New Roman"/>
            <w:rPrChange w:id="31" w:author="Aftab Alam" w:date="2025-09-15T10:32:00Z" w16du:dateUtc="2025-09-15T06:32:00Z">
              <w:rPr/>
            </w:rPrChange>
          </w:rPr>
          <w:t xml:space="preserve"> This dichotomous nature suggests that the overall output of this cluster is not universally pro- or anti-tumorigenic but is instead determined by the specific cellular environment and co-regulatory partners within the tumor. The network likely exerts its influence by fine-tuning cell fate decisions between apoptosis and cellular plasticity, which makes it a critical, though complex, determinant of cancer progression.</w:t>
        </w:r>
      </w:ins>
      <w:ins w:id="32" w:author="Aftab Alam" w:date="2025-09-15T10:56:00Z" w16du:dateUtc="2025-09-15T06:56:00Z">
        <w:r w:rsidRPr="00267E50">
          <w:rPr>
            <w:rFonts w:ascii="Times New Roman" w:hAnsi="Times New Roman" w:cs="Times New Roman"/>
          </w:rPr>
          <w:t xml:space="preserve"> </w:t>
        </w:r>
      </w:ins>
      <w:del w:id="33" w:author="Aftab Alam" w:date="2025-09-15T10:25:00Z" w16du:dateUtc="2025-09-15T06:25:00Z">
        <w:r w:rsidRPr="00267E50" w:rsidDel="004304C6">
          <w:rPr>
            <w:rFonts w:ascii="Times New Roman" w:hAnsi="Times New Roman" w:cs="Times New Roman"/>
            <w:b/>
            <w:bCs/>
            <w:u w:val="single"/>
            <w:rPrChange w:id="34" w:author="Aftab Alam" w:date="2025-09-15T11:52:00Z" w16du:dateUtc="2025-09-15T07:52:00Z">
              <w:rPr>
                <w:rFonts w:ascii="Times New Roman" w:hAnsi="Times New Roman" w:cs="Times New Roman"/>
              </w:rPr>
            </w:rPrChange>
          </w:rPr>
          <w:delText>For instance, Cluster-1, the largest cluster, contains 15 hub genes (</w:delText>
        </w:r>
        <w:r w:rsidRPr="00267E50" w:rsidDel="004304C6">
          <w:rPr>
            <w:rFonts w:ascii="Times New Roman" w:hAnsi="Times New Roman" w:cs="Times New Roman"/>
            <w:b/>
            <w:bCs/>
            <w:i/>
            <w:iCs/>
            <w:u w:val="single"/>
            <w:rPrChange w:id="35" w:author="Aftab Alam" w:date="2025-09-15T11:52:00Z" w16du:dateUtc="2025-09-15T07:52:00Z">
              <w:rPr>
                <w:rFonts w:ascii="Times New Roman" w:hAnsi="Times New Roman" w:cs="Times New Roman"/>
                <w:i/>
                <w:iCs/>
              </w:rPr>
            </w:rPrChange>
          </w:rPr>
          <w:delText xml:space="preserve">ABCG2, KIF18B, SLC7A11, FOLR1, MASP1, MYL9, RRM2, MYBL2, TPX2, DES, SYNM, TNS4, CAV1, SORBS1, </w:delText>
        </w:r>
        <w:r w:rsidRPr="00267E50" w:rsidDel="004304C6">
          <w:rPr>
            <w:rFonts w:ascii="Times New Roman" w:hAnsi="Times New Roman" w:cs="Times New Roman"/>
            <w:b/>
            <w:bCs/>
            <w:u w:val="single"/>
            <w:rPrChange w:id="36" w:author="Aftab Alam" w:date="2025-09-15T11:52:00Z" w16du:dateUtc="2025-09-15T07:52:00Z">
              <w:rPr>
                <w:rFonts w:ascii="Times New Roman" w:hAnsi="Times New Roman" w:cs="Times New Roman"/>
              </w:rPr>
            </w:rPrChange>
          </w:rPr>
          <w:delText>and</w:delText>
        </w:r>
        <w:r w:rsidRPr="00267E50" w:rsidDel="004304C6">
          <w:rPr>
            <w:rFonts w:ascii="Times New Roman" w:hAnsi="Times New Roman" w:cs="Times New Roman"/>
            <w:b/>
            <w:bCs/>
            <w:i/>
            <w:iCs/>
            <w:u w:val="single"/>
            <w:rPrChange w:id="37" w:author="Aftab Alam" w:date="2025-09-15T11:52:00Z" w16du:dateUtc="2025-09-15T07:52:00Z">
              <w:rPr>
                <w:rFonts w:ascii="Times New Roman" w:hAnsi="Times New Roman" w:cs="Times New Roman"/>
                <w:i/>
                <w:iCs/>
              </w:rPr>
            </w:rPrChange>
          </w:rPr>
          <w:delText xml:space="preserve"> FHL1</w:delText>
        </w:r>
        <w:r w:rsidRPr="00267E50" w:rsidDel="004304C6">
          <w:rPr>
            <w:rFonts w:ascii="Times New Roman" w:hAnsi="Times New Roman" w:cs="Times New Roman"/>
            <w:b/>
            <w:bCs/>
            <w:u w:val="single"/>
            <w:rPrChange w:id="38" w:author="Aftab Alam" w:date="2025-09-15T11:52:00Z" w16du:dateUtc="2025-09-15T07:52:00Z">
              <w:rPr>
                <w:rFonts w:ascii="Times New Roman" w:hAnsi="Times New Roman" w:cs="Times New Roman"/>
              </w:rPr>
            </w:rPrChange>
          </w:rPr>
          <w:delText xml:space="preserve">) that interact with 286 other genes, including 29 oncogenes and 28 tumor suppressor genes. This gene cluster is enriched in critical cancer-related pathways, including cell cycle, EMT, mTORC1 signaling, VEGFA-VEGFR2 pathway, Wnt signaling pathway, and hypoxia. Some of the genes within the cluster have been implicated in cancer progression and metastasis. For instance, KIF18B is a member of the kinesin-8 proteins and is involved in spindle assembly and the separation of chromosomes during mitosis. KIF18B is upregulated in many human cancers and is associated with a poor prognosis due to its impact on resistance to chemotherapy and radiotherapy </w:delText>
        </w:r>
        <w:bookmarkStart w:id="39" w:name="_Hlk208823202"/>
        <w:r w:rsidRPr="00267E50" w:rsidDel="004304C6">
          <w:rPr>
            <w:rFonts w:ascii="Times New Roman" w:hAnsi="Times New Roman" w:cs="Times New Roman"/>
            <w:b/>
            <w:bCs/>
            <w:u w:val="single"/>
            <w:rPrChange w:id="40" w:author="Aftab Alam" w:date="2025-09-15T11:52:00Z" w16du:dateUtc="2025-09-15T07:52:00Z">
              <w:rPr>
                <w:rFonts w:ascii="Times New Roman" w:hAnsi="Times New Roman" w:cs="Times New Roman"/>
              </w:rPr>
            </w:rPrChange>
          </w:rPr>
          <w:fldChar w:fldCharType="begin"/>
        </w:r>
      </w:del>
      <w:del w:id="41" w:author="Aftab Alam" w:date="2025-09-11T15:38:00Z" w16du:dateUtc="2025-09-11T11:38:00Z">
        <w:r w:rsidRPr="00267E50" w:rsidDel="00F57AE4">
          <w:rPr>
            <w:rFonts w:ascii="Times New Roman" w:hAnsi="Times New Roman" w:cs="Times New Roman"/>
            <w:b/>
            <w:bCs/>
            <w:u w:val="single"/>
            <w:rPrChange w:id="42" w:author="Aftab Alam" w:date="2025-09-15T11:52:00Z" w16du:dateUtc="2025-09-15T07:52:00Z">
              <w:rPr>
                <w:rFonts w:ascii="Times New Roman" w:hAnsi="Times New Roman" w:cs="Times New Roman"/>
              </w:rPr>
            </w:rPrChange>
          </w:rPr>
          <w:delInstrText xml:space="preserve"> ADDIN ZOTERO_ITEM CSL_CITATION {"citationID":"1NFIxuJ2","properties":{"formattedCitation":"[64\\uc0\\u8211{}66]","plainCitation":"[64–66]","noteIndex":0},"citationItems":[{"id":1519,"uris":["http://zotero.org/users/2485577/items/UP95JUJ4"],"itemData":{"id":1519,"type":"article-journal","abstract":"Background:\n              Cancer is one of the deadliest diseases at present. Although effective screening and treatment can save lives to a certain extent, our knowledge of the disease is far from sufficient. KIF18B is a member of the kinesin-8 superfamily and plays a conserved regulatory role in the cell cycle. KIF18B reportedly functions as an oncogene in some human cancers, but the correlations between KIF18B and prognosis and immune-infiltrates in different cancers remain unclear.\n            \n            \n              Methods:\n              Data were collected from the TCGA, GTEx, CCLE, TIMER, and GSEA databases. The expression difference, survival, pathological stage, DNA methylation, tumor mutation burden (TMB), microsatellite instability (MSI), mismatch repairs (MMRs), tumor microenvironment (TME), immune cell infiltration, and gene co-expression of KIF18B were analyzed using the R language software.\n            \n            \n              Results:\n              KIF18B was widely upregulated in cancers, compared with normal tissues, and high KIF18B expression was associated with unfavorable prognoses. TMB, MSI, MMRs, and DNA methylation correlated with KIF18B dysregulation in cancers. KIF18B correlated closely with tumor immunity and interacted with different immune cells and genes in different cancer types.\n            \n            \n              Conclusion:\n              KIF18B could be used as a prognostic biomarker for determining prognosis and immune infiltration in pan-cancer.","container-title":"Frontiers in Molecular Biosciences","DOI":"10.3389/fmolb.2021.559800","ISSN":"2296-889X","journalAbbreviation":"Front. Mol. Biosci.","page":"559800","source":"DOI.org (Crossref)","title":"KIF18B is a Prognostic Biomarker and Correlates with Immune Infiltrates in Pan-Cancer","volume":"8","author":[{"family":"Qiu","given":"Meng-jun"},{"family":"Wang","given":"Qiu-shuang"},{"family":"Li","given":"Qiu-ting"},{"family":"Zhu","given":"Li-sheng"},{"family":"Li","given":"Ya-nan"},{"family":"Yang","given":"Sheng-li"},{"family":"Xiong","given":"Zhi-fan"}],"issued":{"date-parts":[["2021",5,24]]}}},{"id":1517,"uris":["http://zotero.org/users/2485577/items/X79TVIQS"],"itemData":{"id":1517,"type":"article-journal","container-title":"Discover Oncology","DOI":"10.1007/s12672-024-01330-4","ISSN":"2730-6011","issue":"1","journalAbbreviation":"Discov Onc","language":"en","page":"430","source":"DOI.org (Crossref)","title":"KIF18B: an important role in signaling pathways and a potential resistant target in tumor development","title-short":"KIF18B","volume":"15","author":[{"family":"Chen","given":"Shicheng"},{"family":"Yu","given":"Bo"},{"family":"Du","given":"Guo Tu"},{"family":"Huang","given":"Tian Yu"},{"family":"Zhang","given":"Neng"},{"family":"Fu","given":"Ni"}],"issued":{"date-parts":[["2024",9,11]]}}},{"id":1521,"uris":["http://zotero.org/users/2485577/items/UCC9TU84"],"itemData":{"id":1521,"type":"article-journal","abstract":"Abstract\n            Expression of kinesin family member 18B (KIF18B), an ATPase with key roles in cell division, is deregulated in many cancers, but its involvement in prostate cancer (PCa) is unclear. Here, we investigated the expression and function of KIF18B in human PCa specimens and cell lines using bioinformatics analyses, immunohistochemical and immunofluorescence microscopy, and RT-qPCR and western blot analyses. KIF18B was overexpressed in PCa specimens compared with paracancerous tissues and was associated with poorer disease-free survival. In vitro, KIF18B knockdown in PCa cell lines promoted cell proliferation, migration, and invasion, and inhibited cell apoptosis, while KIF18B overexpression had the opposite effects. In a mouse xenograft model, KIF18B overexpression accelerated and promoted the growth of PCa tumors. Bioinformatics analysis of control and KIF18B-overexpressing PCa cells showed that genes involved in the PI3K–AKT–mTOR signaling pathway were significantly enriched among the differentially expressed genes. Consistent with this observation, we found that KIF18B overexpression activates the PI3K–AKT–mTOR signaling pathway in PCa cells both in vitro and in vivo. Collectively, our results suggest that KIF18B plays a crucial role in PCa via activation of the PI3K–AKT–mTOR signaling pathway, and raise the possibility that KIF18B could have utility as a novel biomarker for PCa.","container-title":"Cell Death &amp; Disease","DOI":"10.1038/s41419-021-03582-2","ISSN":"2041-4889","issue":"4","journalAbbreviation":"Cell Death Dis","language":"en","page":"302","source":"DOI.org (Crossref)","title":"Kinesin family member 18B regulates the proliferation and invasion of human prostate cancer cells","volume":"12","author":[{"family":"Wu","given":"Yu-Peng"},{"family":"Ke","given":"Zhi-Bin"},{"family":"Zheng","given":"Wen-Cai"},{"family":"Chen","given":"Ye-Hui"},{"family":"Zhu","given":"Jun-Ming"},{"family":"Lin","given":"Fei"},{"family":"Li","given":"Xiao-Dong"},{"family":"Chen","given":"Shao-Hao"},{"family":"Cai","given":"Hai"},{"family":"Zheng","given":"Qing-Shui"},{"family":"Wei","given":"Yong"},{"family":"Xue","given":"Xue-Yi"},{"family":"Xu","given":"Ning"}],"issued":{"date-parts":[["2021",3,22]]}},"label":"page"}],"schema":"https://github.com/citation-style-language/schema/raw/master/csl-citation.json"} </w:delInstrText>
        </w:r>
      </w:del>
      <w:del w:id="43" w:author="Aftab Alam" w:date="2025-09-15T10:25:00Z" w16du:dateUtc="2025-09-15T06:25:00Z">
        <w:r w:rsidRPr="00267E50" w:rsidDel="004304C6">
          <w:rPr>
            <w:rFonts w:ascii="Times New Roman" w:hAnsi="Times New Roman" w:cs="Times New Roman"/>
            <w:b/>
            <w:bCs/>
            <w:u w:val="single"/>
            <w:rPrChange w:id="44" w:author="Aftab Alam" w:date="2025-09-15T11:52:00Z" w16du:dateUtc="2025-09-15T07:52:00Z">
              <w:rPr>
                <w:rFonts w:ascii="Times New Roman" w:hAnsi="Times New Roman" w:cs="Times New Roman"/>
              </w:rPr>
            </w:rPrChange>
          </w:rPr>
          <w:fldChar w:fldCharType="separate"/>
        </w:r>
      </w:del>
      <w:del w:id="45" w:author="Aftab Alam" w:date="2025-09-11T15:38:00Z" w16du:dateUtc="2025-09-11T11:38:00Z">
        <w:r w:rsidRPr="00267E50" w:rsidDel="00F57AE4">
          <w:rPr>
            <w:rFonts w:ascii="Times New Roman" w:hAnsi="Times New Roman" w:cs="Times New Roman"/>
            <w:b/>
            <w:bCs/>
            <w:kern w:val="0"/>
            <w:u w:val="single"/>
            <w:rPrChange w:id="46" w:author="Aftab Alam" w:date="2025-09-15T11:52:00Z" w16du:dateUtc="2025-09-15T07:52:00Z">
              <w:rPr>
                <w:rFonts w:ascii="Times New Roman" w:hAnsi="Times New Roman" w:cs="Times New Roman"/>
                <w:kern w:val="0"/>
              </w:rPr>
            </w:rPrChange>
          </w:rPr>
          <w:delText>[64–66]</w:delText>
        </w:r>
      </w:del>
      <w:del w:id="47" w:author="Aftab Alam" w:date="2025-09-15T10:25:00Z" w16du:dateUtc="2025-09-15T06:25:00Z">
        <w:r w:rsidRPr="00267E50" w:rsidDel="004304C6">
          <w:rPr>
            <w:rFonts w:ascii="Times New Roman" w:hAnsi="Times New Roman" w:cs="Times New Roman"/>
            <w:b/>
            <w:bCs/>
            <w:u w:val="single"/>
            <w:rPrChange w:id="48" w:author="Aftab Alam" w:date="2025-09-15T11:52:00Z" w16du:dateUtc="2025-09-15T07:52:00Z">
              <w:rPr>
                <w:rFonts w:ascii="Times New Roman" w:hAnsi="Times New Roman" w:cs="Times New Roman"/>
              </w:rPr>
            </w:rPrChange>
          </w:rPr>
          <w:fldChar w:fldCharType="end"/>
        </w:r>
        <w:r w:rsidRPr="00267E50" w:rsidDel="004304C6">
          <w:rPr>
            <w:rFonts w:ascii="Times New Roman" w:hAnsi="Times New Roman" w:cs="Times New Roman"/>
            <w:b/>
            <w:bCs/>
            <w:u w:val="single"/>
            <w:rPrChange w:id="49" w:author="Aftab Alam" w:date="2025-09-15T11:52:00Z" w16du:dateUtc="2025-09-15T07:52:00Z">
              <w:rPr>
                <w:rFonts w:ascii="Times New Roman" w:hAnsi="Times New Roman" w:cs="Times New Roman"/>
              </w:rPr>
            </w:rPrChange>
          </w:rPr>
          <w:delText xml:space="preserve">. </w:delText>
        </w:r>
        <w:bookmarkEnd w:id="39"/>
        <w:r w:rsidRPr="00267E50" w:rsidDel="004304C6">
          <w:rPr>
            <w:rFonts w:ascii="Times New Roman" w:hAnsi="Times New Roman" w:cs="Times New Roman"/>
            <w:b/>
            <w:bCs/>
            <w:u w:val="single"/>
            <w:rPrChange w:id="50" w:author="Aftab Alam" w:date="2025-09-15T11:52:00Z" w16du:dateUtc="2025-09-15T07:52:00Z">
              <w:rPr>
                <w:rFonts w:ascii="Times New Roman" w:hAnsi="Times New Roman" w:cs="Times New Roman"/>
              </w:rPr>
            </w:rPrChange>
          </w:rPr>
          <w:delText xml:space="preserve">Similarly, TPX2 is a microtubule protein that also functions in mitotic spindle assembly. It has been identified as a potential prognostic marker in multiple cancers, including colorectal carcinoma, hepatocellular carcinoma, neuroblastoma, gastric cancer, breast cancer, and bladder cancer </w:delText>
        </w:r>
        <w:bookmarkStart w:id="51" w:name="_Hlk208823228"/>
        <w:r w:rsidRPr="00267E50" w:rsidDel="004304C6">
          <w:rPr>
            <w:rFonts w:ascii="Times New Roman" w:hAnsi="Times New Roman" w:cs="Times New Roman"/>
            <w:b/>
            <w:bCs/>
            <w:u w:val="single"/>
            <w:rPrChange w:id="52" w:author="Aftab Alam" w:date="2025-09-15T11:52:00Z" w16du:dateUtc="2025-09-15T07:52:00Z">
              <w:rPr>
                <w:rFonts w:ascii="Times New Roman" w:hAnsi="Times New Roman" w:cs="Times New Roman"/>
              </w:rPr>
            </w:rPrChange>
          </w:rPr>
          <w:fldChar w:fldCharType="begin"/>
        </w:r>
      </w:del>
      <w:del w:id="53" w:author="Aftab Alam" w:date="2025-09-11T15:38:00Z" w16du:dateUtc="2025-09-11T11:38:00Z">
        <w:r w:rsidRPr="00267E50" w:rsidDel="00F57AE4">
          <w:rPr>
            <w:rFonts w:ascii="Times New Roman" w:hAnsi="Times New Roman" w:cs="Times New Roman"/>
            <w:b/>
            <w:bCs/>
            <w:u w:val="single"/>
            <w:rPrChange w:id="54" w:author="Aftab Alam" w:date="2025-09-15T11:52:00Z" w16du:dateUtc="2025-09-15T07:52:00Z">
              <w:rPr>
                <w:rFonts w:ascii="Times New Roman" w:hAnsi="Times New Roman" w:cs="Times New Roman"/>
              </w:rPr>
            </w:rPrChange>
          </w:rPr>
          <w:delInstrText xml:space="preserve"> ADDIN ZOTERO_ITEM CSL_CITATION {"citationID":"98OeGTaf","properties":{"formattedCitation":"[67]","plainCitation":"[67]","noteIndex":0},"citationItems":[{"id":1523,"uris":["http://zotero.org/users/2485577/items/RHR7CBK2"],"itemData":{"id":1523,"type":"article-journal","abstract":"Mitosis and spindle assembly require the microtubule-associated protein Xenopus kinesin-like protein 2 (TPX2). Although TPX2 is highly expressed in several malignant tumor forms, little is known about its role in cancer. In this study, we performed the gene set enrichment analysis of TPX2 in 33 types of cancers and an extensive pan-cancer bioinformatic analysis using prognosis, tumor mutational burdens, microsatellite instability, tumor microenvironment, and immune cell infiltration data. According to the differential expression study, TPX2 was found to be overexpressed across all studied cancer types. Based on the survival analysis, increased TPX2 expression was associated with a poor prognosis for most cancers. The TPX2 expression level was confirmed to correlate with the clinical stage, microsatellite instability, and tumor mutational burden across all cancer types. Furthermore, TPX2 expression has been linked to tumor microenvironments and immune cell infiltration, particularly in bladder urothelial carcinoma, liver hepatocellular carcinoma, lung adenocarcinoma, stomach adenocarcinoma, and uterine corpus endometrial carcinoma. Finally, the gene set enrichment analysis implicated TPX2 in the regulation of aminoacyl tRNA biosynthesis, which is the most important tumor cell cycle signaling pathway. This comprehensive pan-cancer analysis shows that TPX2 is a prognostic molecular biomarker for most cancers and suggests its potential as an effective therapeutic target for the treatment of these diseases.","container-title":"Disease Markers","DOI":"10.1155/2022/7571066","ISSN":"1875-8630, 0278-0240","journalAbbreviation":"Disease Markers","language":"en","license":"https://creativecommons.org/licenses/by/4.0/","page":"1-13","source":"DOI.org (Crossref)","title":"Comprehensive Analysis of the Oncogenic Role of Targeting Protein for Xklp2 (TPX2) in Human Malignancies","volume":"2022","author":[{"family":"Shao","given":"Ting"},{"family":"Jiang","given":"Xiling"},{"family":"Bao","given":"Guochang"},{"family":"Li","given":"Chunsheng"},{"family":"Guo","given":"Changgang"}],"editor":[{"family":"Hashmi","given":"Atif Ali"}],"issued":{"date-parts":[["2022",10,18]]}}}],"schema":"https://github.com/citation-style-language/schema/raw/master/csl-citation.json"} </w:delInstrText>
        </w:r>
      </w:del>
      <w:del w:id="55" w:author="Aftab Alam" w:date="2025-09-15T10:25:00Z" w16du:dateUtc="2025-09-15T06:25:00Z">
        <w:r w:rsidRPr="00267E50" w:rsidDel="004304C6">
          <w:rPr>
            <w:rFonts w:ascii="Times New Roman" w:hAnsi="Times New Roman" w:cs="Times New Roman"/>
            <w:b/>
            <w:bCs/>
            <w:u w:val="single"/>
            <w:rPrChange w:id="56" w:author="Aftab Alam" w:date="2025-09-15T11:52:00Z" w16du:dateUtc="2025-09-15T07:52:00Z">
              <w:rPr>
                <w:rFonts w:ascii="Times New Roman" w:hAnsi="Times New Roman" w:cs="Times New Roman"/>
              </w:rPr>
            </w:rPrChange>
          </w:rPr>
          <w:fldChar w:fldCharType="separate"/>
        </w:r>
      </w:del>
      <w:del w:id="57" w:author="Aftab Alam" w:date="2025-09-11T15:38:00Z" w16du:dateUtc="2025-09-11T11:38:00Z">
        <w:r w:rsidRPr="00267E50" w:rsidDel="00F57AE4">
          <w:rPr>
            <w:b/>
            <w:bCs/>
            <w:u w:val="single"/>
            <w:rPrChange w:id="58" w:author="Aftab Alam" w:date="2025-09-15T11:52:00Z" w16du:dateUtc="2025-09-15T07:52:00Z">
              <w:rPr>
                <w:rFonts w:ascii="Times New Roman" w:hAnsi="Times New Roman" w:cs="Times New Roman"/>
              </w:rPr>
            </w:rPrChange>
          </w:rPr>
          <w:delText>[67]</w:delText>
        </w:r>
      </w:del>
      <w:del w:id="59" w:author="Aftab Alam" w:date="2025-09-15T10:25:00Z" w16du:dateUtc="2025-09-15T06:25:00Z">
        <w:r w:rsidRPr="00267E50" w:rsidDel="004304C6">
          <w:rPr>
            <w:rFonts w:ascii="Times New Roman" w:hAnsi="Times New Roman" w:cs="Times New Roman"/>
            <w:b/>
            <w:bCs/>
            <w:u w:val="single"/>
            <w:rPrChange w:id="60" w:author="Aftab Alam" w:date="2025-09-15T11:52:00Z" w16du:dateUtc="2025-09-15T07:52:00Z">
              <w:rPr>
                <w:rFonts w:ascii="Times New Roman" w:hAnsi="Times New Roman" w:cs="Times New Roman"/>
              </w:rPr>
            </w:rPrChange>
          </w:rPr>
          <w:fldChar w:fldCharType="end"/>
        </w:r>
        <w:r w:rsidRPr="00267E50" w:rsidDel="004304C6">
          <w:rPr>
            <w:rFonts w:ascii="Times New Roman" w:hAnsi="Times New Roman" w:cs="Times New Roman"/>
            <w:b/>
            <w:bCs/>
            <w:u w:val="single"/>
            <w:rPrChange w:id="61" w:author="Aftab Alam" w:date="2025-09-15T11:52:00Z" w16du:dateUtc="2025-09-15T07:52:00Z">
              <w:rPr>
                <w:rFonts w:ascii="Times New Roman" w:hAnsi="Times New Roman" w:cs="Times New Roman"/>
              </w:rPr>
            </w:rPrChange>
          </w:rPr>
          <w:delText xml:space="preserve">.  </w:delText>
        </w:r>
        <w:bookmarkEnd w:id="51"/>
        <w:r w:rsidRPr="00267E50" w:rsidDel="004304C6">
          <w:rPr>
            <w:rFonts w:ascii="Times New Roman" w:hAnsi="Times New Roman" w:cs="Times New Roman"/>
            <w:b/>
            <w:bCs/>
            <w:u w:val="single"/>
            <w:rPrChange w:id="62" w:author="Aftab Alam" w:date="2025-09-15T11:52:00Z" w16du:dateUtc="2025-09-15T07:52:00Z">
              <w:rPr>
                <w:rFonts w:ascii="Times New Roman" w:hAnsi="Times New Roman" w:cs="Times New Roman"/>
              </w:rPr>
            </w:rPrChange>
          </w:rPr>
          <w:delText xml:space="preserve">RRM2, the catalytic subunit of ribonucleotide reductase, is essential for DNA replication and repair. It is upregulated in cancers such as the kidney, lung, and liver, and its expression is linked to poor prognosis </w:delText>
        </w:r>
        <w:bookmarkStart w:id="63" w:name="_Hlk208823250"/>
        <w:r w:rsidRPr="00267E50" w:rsidDel="004304C6">
          <w:rPr>
            <w:rFonts w:ascii="Times New Roman" w:hAnsi="Times New Roman" w:cs="Times New Roman"/>
            <w:b/>
            <w:bCs/>
            <w:u w:val="single"/>
            <w:rPrChange w:id="64" w:author="Aftab Alam" w:date="2025-09-15T11:52:00Z" w16du:dateUtc="2025-09-15T07:52:00Z">
              <w:rPr>
                <w:rFonts w:ascii="Times New Roman" w:hAnsi="Times New Roman" w:cs="Times New Roman"/>
              </w:rPr>
            </w:rPrChange>
          </w:rPr>
          <w:fldChar w:fldCharType="begin"/>
        </w:r>
      </w:del>
      <w:del w:id="65" w:author="Aftab Alam" w:date="2025-09-11T15:38:00Z" w16du:dateUtc="2025-09-11T11:38:00Z">
        <w:r w:rsidRPr="00267E50" w:rsidDel="00F57AE4">
          <w:rPr>
            <w:rFonts w:ascii="Times New Roman" w:hAnsi="Times New Roman" w:cs="Times New Roman"/>
            <w:b/>
            <w:bCs/>
            <w:u w:val="single"/>
            <w:rPrChange w:id="66" w:author="Aftab Alam" w:date="2025-09-15T11:52:00Z" w16du:dateUtc="2025-09-15T07:52:00Z">
              <w:rPr>
                <w:rFonts w:ascii="Times New Roman" w:hAnsi="Times New Roman" w:cs="Times New Roman"/>
              </w:rPr>
            </w:rPrChange>
          </w:rPr>
          <w:delInstrText xml:space="preserve"> ADDIN ZOTERO_ITEM CSL_CITATION {"citationID":"a2i0ttli71","properties":{"formattedCitation":"[68\\uc0\\u8211{}70]","plainCitation":"[68–70]","noteIndex":0},"citationItems":[{"id":1533,"uris":["http://zotero.org/users/2485577/items/QLTM79ZW"],"itemData":{"id":1533,"type":"article-journal","container-title":"Aging","DOI":"10.18632/aging.202292","ISSN":"1945-4589","issue":"3","journalAbbreviation":"Aging","language":"en","page":"3518-3535","source":"DOI.org (Crossref)","title":"High expression of RRM2 as an independent predictive factor of poor prognosis in patients with lung adenocarcinoma","volume":"13","author":[{"family":"Jin","given":"Cheng-Yu"},{"family":"Du","given":"Liang"},{"family":"Nuerlan","given":"A-Han"},{"family":"Wang","given":"Xiao-Lei"},{"family":"Yang","given":"Yong-Wei"},{"family":"Guo","given":"Rui"}],"issued":{"date-parts":[["2021",2,15]]}},"label":"page"},{"id":1531,"uris":["http://zotero.org/users/2485577/items/4DTZ3NPU"],"itemData":{"id":1531,"type":"article-journal","abstract":"Abstract\n            \n              Background\n              As one of the most common malignancy, lung adenocarcinoma (LUAD) is characterized by low 5-year survival rate. This research aimed to investigate the effects of ribonucleotide reductase regulatory subunit M2 (RRM2) on malignant biological behaviors and activation of cGAS/STING pathway. We also explored the synergistic sensitization mechanisms of RRM2 and radiotherapy.\n            \n            \n              Methods\n              Bioinformatic tools were used to evaluate the clinical significance of RRM2 in LUAD patients. The roles of RRM2 in malignant phenotype and DNA damage in LUAD cells were investigated with cell proliferation, colony formation, immunofluorescence, modified Boyden chamber and comet assays. The mouse models were used to evaluate the biological significance of RRM2 in vivo. Cytotoxic T cell infiltration was evaluated via flow cytometric analysis and immunohistochemistry staining in C57BL/6 mice. We also explored the synergistic effects of RRM2 silencing and radiation on LUAD cells with apoptosis assay and immunoblotting in vitro.\n            \n            \n              Results\n              Bioinformatic analysis revealed that RRM2 had diagnostic values for LUAD patients. Higher levels of RRM2 predicted worse prognosis. RRM2 silencing inhibited LUAD cell proliferation, invasion and migration. RRM2 knockdown induced S phase arrest and DNA damage. RRM2 silencing induced cyclic GMP-AMP synthase (cGAS)/stimulator of interferon genes (STING) pathway, and the downstream targets were regulated in a STING-dependent manner. Knockdown of RRM2 suppressed tumor growth in the xenograft tumor models. RRM2 deficiency increased CD8 + T cells in the tumor tissues and spleens. Furthermore, RRM2 silencing had synergistic effects with radiation on inhibiting cell proliferation and promoting apoptosis. Meanwhile, this combination promoted the activation of cGAS/STING signaling pathway synergistically, and simultaneously increased expression of IFNβ, CCL5 and CXCL10.\n            \n            \n              Conclusion\n              Our results demonstrated that RRM2 silencing had anti-tumor values and activated the cGAS/STING signaling pathway. RRM2 silencing increased CD8 + T cells infiltration. RRM2 silencing cooperated with radiation to inhibit LUAD cell proliferation, promote apoptosis and enhance the activation of cGAS/STING signaling pathway. RRM2 could be a promising target for tumor regression through cancer immunotherapy in LUAD.","container-title":"Cell &amp; Bioscience","DOI":"10.1186/s13578-021-00586-5","ISSN":"2045-3701","issue":"1","journalAbbreviation":"Cell Biosci","language":"en","page":"74","source":"DOI.org (Crossref)","title":"RRM2 silencing suppresses malignant phenotype and enhances radiosensitivity via activating cGAS/STING signaling pathway in lung adenocarcinoma","volume":"11","author":[{"family":"Jiang","given":"Xueping"},{"family":"Li","given":"Yangyi"},{"family":"Zhang","given":"Nannan"},{"family":"Gao","given":"Yanping"},{"family":"Han","given":"Linzhi"},{"family":"Li","given":"Shuying"},{"family":"Li","given":"Jiali"},{"family":"Liu","given":"Xingyu"},{"family":"Gong","given":"Yan"},{"family":"Xie","given":"Conghua"}],"issued":{"date-parts":[["2021",4,15]]}},"label":"page"},{"id":1529,"uris":["http://zotero.org/users/2485577/items/PP6RFXWZ"],"itemData":{"id":1529,"type":"article-journal","container-title":"Genes &amp; Diseases","DOI":"10.1016/j.gendis.2022.11.022","ISSN":"23523042","issue":"1","journalAbbreviation":"Genes &amp; Diseases","language":"en","page":"218-233","source":"DOI.org (Crossref)","title":"Ribonucleotide reductase M2 (RRM2): Regulation, function and targeting strategy in human cancer","title-short":"Ribonucleotide reductase M2 (RRM2)","volume":"11","author":[{"family":"Zuo","given":"Zanwen"},{"family":"Zhou","given":"Zerong"},{"family":"Chang","given":"Yuzhou"},{"family":"Liu","given":"Yan"},{"family":"Shen","given":"Yuping"},{"family":"Li","given":"Qizhang"},{"family":"Zhang","given":"Lei"}],"issued":{"date-parts":[["2024",1]]}},"label":"page"}],"schema":"https://github.com/citation-style-language/schema/raw/master/csl-citation.json"} </w:delInstrText>
        </w:r>
      </w:del>
      <w:del w:id="67" w:author="Aftab Alam" w:date="2025-09-15T10:25:00Z" w16du:dateUtc="2025-09-15T06:25:00Z">
        <w:r w:rsidRPr="00267E50" w:rsidDel="004304C6">
          <w:rPr>
            <w:rFonts w:ascii="Times New Roman" w:hAnsi="Times New Roman" w:cs="Times New Roman"/>
            <w:b/>
            <w:bCs/>
            <w:u w:val="single"/>
            <w:rPrChange w:id="68" w:author="Aftab Alam" w:date="2025-09-15T11:52:00Z" w16du:dateUtc="2025-09-15T07:52:00Z">
              <w:rPr>
                <w:rFonts w:ascii="Times New Roman" w:hAnsi="Times New Roman" w:cs="Times New Roman"/>
              </w:rPr>
            </w:rPrChange>
          </w:rPr>
          <w:fldChar w:fldCharType="separate"/>
        </w:r>
      </w:del>
      <w:del w:id="69" w:author="Aftab Alam" w:date="2025-09-11T15:38:00Z" w16du:dateUtc="2025-09-11T11:38:00Z">
        <w:r w:rsidRPr="00267E50" w:rsidDel="00F57AE4">
          <w:rPr>
            <w:rFonts w:ascii="Times New Roman" w:hAnsi="Times New Roman" w:cs="Times New Roman"/>
            <w:b/>
            <w:bCs/>
            <w:kern w:val="0"/>
            <w:u w:val="single"/>
            <w:rPrChange w:id="70" w:author="Aftab Alam" w:date="2025-09-15T11:52:00Z" w16du:dateUtc="2025-09-15T07:52:00Z">
              <w:rPr>
                <w:rFonts w:ascii="Times New Roman" w:hAnsi="Times New Roman" w:cs="Times New Roman"/>
                <w:kern w:val="0"/>
              </w:rPr>
            </w:rPrChange>
          </w:rPr>
          <w:delText>[68–70]</w:delText>
        </w:r>
      </w:del>
      <w:del w:id="71" w:author="Aftab Alam" w:date="2025-09-15T10:25:00Z" w16du:dateUtc="2025-09-15T06:25:00Z">
        <w:r w:rsidRPr="00267E50" w:rsidDel="004304C6">
          <w:rPr>
            <w:rFonts w:ascii="Times New Roman" w:hAnsi="Times New Roman" w:cs="Times New Roman"/>
            <w:b/>
            <w:bCs/>
            <w:u w:val="single"/>
            <w:rPrChange w:id="72" w:author="Aftab Alam" w:date="2025-09-15T11:52:00Z" w16du:dateUtc="2025-09-15T07:52:00Z">
              <w:rPr>
                <w:rFonts w:ascii="Times New Roman" w:hAnsi="Times New Roman" w:cs="Times New Roman"/>
              </w:rPr>
            </w:rPrChange>
          </w:rPr>
          <w:fldChar w:fldCharType="end"/>
        </w:r>
        <w:r w:rsidRPr="00267E50" w:rsidDel="004304C6">
          <w:rPr>
            <w:rFonts w:ascii="Times New Roman" w:hAnsi="Times New Roman" w:cs="Times New Roman"/>
            <w:b/>
            <w:bCs/>
            <w:u w:val="single"/>
            <w:rPrChange w:id="73" w:author="Aftab Alam" w:date="2025-09-15T11:52:00Z" w16du:dateUtc="2025-09-15T07:52:00Z">
              <w:rPr>
                <w:rFonts w:ascii="Times New Roman" w:hAnsi="Times New Roman" w:cs="Times New Roman"/>
              </w:rPr>
            </w:rPrChange>
          </w:rPr>
          <w:delText xml:space="preserve">. </w:delText>
        </w:r>
        <w:bookmarkEnd w:id="63"/>
        <w:r w:rsidRPr="00267E50" w:rsidDel="004304C6">
          <w:rPr>
            <w:rFonts w:ascii="Times New Roman" w:hAnsi="Times New Roman" w:cs="Times New Roman"/>
            <w:b/>
            <w:bCs/>
            <w:u w:val="single"/>
            <w:rPrChange w:id="74" w:author="Aftab Alam" w:date="2025-09-15T11:52:00Z" w16du:dateUtc="2025-09-15T07:52:00Z">
              <w:rPr>
                <w:rFonts w:ascii="Times New Roman" w:hAnsi="Times New Roman" w:cs="Times New Roman"/>
              </w:rPr>
            </w:rPrChange>
          </w:rPr>
          <w:delText xml:space="preserve">Similarly, MYBL2 has been shown to act as an oncogene and carries a poor prognosis in multiple cancers </w:delText>
        </w:r>
        <w:bookmarkStart w:id="75" w:name="_Hlk208823289"/>
        <w:r w:rsidRPr="00267E50" w:rsidDel="004304C6">
          <w:rPr>
            <w:rFonts w:ascii="Times New Roman" w:hAnsi="Times New Roman" w:cs="Times New Roman"/>
            <w:b/>
            <w:bCs/>
            <w:u w:val="single"/>
            <w:rPrChange w:id="76" w:author="Aftab Alam" w:date="2025-09-15T11:52:00Z" w16du:dateUtc="2025-09-15T07:52:00Z">
              <w:rPr>
                <w:rFonts w:ascii="Times New Roman" w:hAnsi="Times New Roman" w:cs="Times New Roman"/>
              </w:rPr>
            </w:rPrChange>
          </w:rPr>
          <w:fldChar w:fldCharType="begin"/>
        </w:r>
      </w:del>
      <w:del w:id="77" w:author="Aftab Alam" w:date="2025-09-11T15:38:00Z" w16du:dateUtc="2025-09-11T11:38:00Z">
        <w:r w:rsidRPr="00267E50" w:rsidDel="00F57AE4">
          <w:rPr>
            <w:rFonts w:ascii="Times New Roman" w:hAnsi="Times New Roman" w:cs="Times New Roman"/>
            <w:b/>
            <w:bCs/>
            <w:u w:val="single"/>
            <w:rPrChange w:id="78" w:author="Aftab Alam" w:date="2025-09-15T11:52:00Z" w16du:dateUtc="2025-09-15T07:52:00Z">
              <w:rPr>
                <w:rFonts w:ascii="Times New Roman" w:hAnsi="Times New Roman" w:cs="Times New Roman"/>
              </w:rPr>
            </w:rPrChange>
          </w:rPr>
          <w:delInstrText xml:space="preserve"> ADDIN ZOTERO_ITEM CSL_CITATION {"citationID":"a211mngcfo4","properties":{"formattedCitation":"[71]","plainCitation":"[71]","noteIndex":0},"citationItems":[{"id":1535,"uris":["http://zotero.org/users/2485577/items/3ZHDWWT5"],"itemData":{"id":1535,"type":"article-journal","container-title":"Cell Cycle","DOI":"10.1080/15384101.2021.1982494","ISSN":"1538-4101, 1551-4005","issue":"21","journalAbbreviation":"Cell Cycle","language":"en","page":"2291-2308","source":"DOI.org (Crossref)","title":"Pan-cancer analysis indicates that MYBL2 is associated with the prognosis and immunotherapy of multiple cancers as an oncogene","volume":"20","author":[{"family":"Chen","given":"Xingjie"},{"family":"Lu","given":"Yalin"},{"family":"Yu","given":"Hao"},{"family":"Du","given":"Kangjie"},{"family":"Zhang","given":"Yu"},{"family":"Nan","given":"Yang"},{"family":"Huang","given":"Qiang"}],"issued":{"date-parts":[["2021",11,2]]}}}],"schema":"https://github.com/citation-style-language/schema/raw/master/csl-citation.json"} </w:delInstrText>
        </w:r>
      </w:del>
      <w:del w:id="79" w:author="Aftab Alam" w:date="2025-09-15T10:25:00Z" w16du:dateUtc="2025-09-15T06:25:00Z">
        <w:r w:rsidRPr="00267E50" w:rsidDel="004304C6">
          <w:rPr>
            <w:rFonts w:ascii="Times New Roman" w:hAnsi="Times New Roman" w:cs="Times New Roman"/>
            <w:b/>
            <w:bCs/>
            <w:u w:val="single"/>
            <w:rPrChange w:id="80" w:author="Aftab Alam" w:date="2025-09-15T11:52:00Z" w16du:dateUtc="2025-09-15T07:52:00Z">
              <w:rPr>
                <w:rFonts w:ascii="Times New Roman" w:hAnsi="Times New Roman" w:cs="Times New Roman"/>
              </w:rPr>
            </w:rPrChange>
          </w:rPr>
          <w:fldChar w:fldCharType="separate"/>
        </w:r>
      </w:del>
      <w:del w:id="81" w:author="Aftab Alam" w:date="2025-09-11T15:38:00Z" w16du:dateUtc="2025-09-11T11:38:00Z">
        <w:r w:rsidRPr="00267E50" w:rsidDel="00F57AE4">
          <w:rPr>
            <w:b/>
            <w:bCs/>
            <w:u w:val="single"/>
            <w:rPrChange w:id="82" w:author="Aftab Alam" w:date="2025-09-15T11:52:00Z" w16du:dateUtc="2025-09-15T07:52:00Z">
              <w:rPr>
                <w:rFonts w:ascii="Times New Roman" w:hAnsi="Times New Roman" w:cs="Times New Roman"/>
              </w:rPr>
            </w:rPrChange>
          </w:rPr>
          <w:delText>[71]</w:delText>
        </w:r>
      </w:del>
      <w:del w:id="83" w:author="Aftab Alam" w:date="2025-09-15T10:25:00Z" w16du:dateUtc="2025-09-15T06:25:00Z">
        <w:r w:rsidRPr="00267E50" w:rsidDel="004304C6">
          <w:rPr>
            <w:rFonts w:ascii="Times New Roman" w:hAnsi="Times New Roman" w:cs="Times New Roman"/>
            <w:b/>
            <w:bCs/>
            <w:u w:val="single"/>
            <w:rPrChange w:id="84" w:author="Aftab Alam" w:date="2025-09-15T11:52:00Z" w16du:dateUtc="2025-09-15T07:52:00Z">
              <w:rPr>
                <w:rFonts w:ascii="Times New Roman" w:hAnsi="Times New Roman" w:cs="Times New Roman"/>
              </w:rPr>
            </w:rPrChange>
          </w:rPr>
          <w:fldChar w:fldCharType="end"/>
        </w:r>
        <w:bookmarkEnd w:id="75"/>
        <w:r w:rsidRPr="00267E50" w:rsidDel="004304C6">
          <w:rPr>
            <w:rFonts w:ascii="Times New Roman" w:hAnsi="Times New Roman" w:cs="Times New Roman"/>
            <w:b/>
            <w:bCs/>
            <w:u w:val="single"/>
            <w:rPrChange w:id="85" w:author="Aftab Alam" w:date="2025-09-15T11:52:00Z" w16du:dateUtc="2025-09-15T07:52:00Z">
              <w:rPr>
                <w:rFonts w:ascii="Times New Roman" w:hAnsi="Times New Roman" w:cs="Times New Roman"/>
              </w:rPr>
            </w:rPrChange>
          </w:rPr>
          <w:delText xml:space="preserve">. In an ovarian cancer mouse model, MYBL2 collaborates with CCL2 chemokine to sustain the immunosuppressive tumor microenvironment and resistance to anti-PDL1 therapy by inducing the infiltration of immunosuppressive macrophages </w:delText>
        </w:r>
        <w:bookmarkStart w:id="86" w:name="_Hlk208823302"/>
        <w:r w:rsidRPr="00267E50" w:rsidDel="004304C6">
          <w:rPr>
            <w:rFonts w:ascii="Times New Roman" w:hAnsi="Times New Roman" w:cs="Times New Roman"/>
            <w:b/>
            <w:bCs/>
            <w:u w:val="single"/>
            <w:rPrChange w:id="87" w:author="Aftab Alam" w:date="2025-09-15T11:52:00Z" w16du:dateUtc="2025-09-15T07:52:00Z">
              <w:rPr>
                <w:rFonts w:ascii="Times New Roman" w:hAnsi="Times New Roman" w:cs="Times New Roman"/>
              </w:rPr>
            </w:rPrChange>
          </w:rPr>
          <w:fldChar w:fldCharType="begin"/>
        </w:r>
      </w:del>
      <w:del w:id="88" w:author="Aftab Alam" w:date="2025-09-11T15:38:00Z" w16du:dateUtc="2025-09-11T11:38:00Z">
        <w:r w:rsidRPr="00267E50" w:rsidDel="00F57AE4">
          <w:rPr>
            <w:rFonts w:ascii="Times New Roman" w:hAnsi="Times New Roman" w:cs="Times New Roman"/>
            <w:b/>
            <w:bCs/>
            <w:u w:val="single"/>
            <w:rPrChange w:id="89" w:author="Aftab Alam" w:date="2025-09-15T11:52:00Z" w16du:dateUtc="2025-09-15T07:52:00Z">
              <w:rPr>
                <w:rFonts w:ascii="Times New Roman" w:hAnsi="Times New Roman" w:cs="Times New Roman"/>
              </w:rPr>
            </w:rPrChange>
          </w:rPr>
          <w:delInstrText xml:space="preserve"> ADDIN ZOTERO_ITEM CSL_CITATION {"citationID":"avtnpvmjui","properties":{"formattedCitation":"[72]","plainCitation":"[72]","noteIndex":0},"citationItems":[{"id":1537,"uris":["http://zotero.org/users/2485577/items/272CUDB6"],"itemData":{"id":1537,"type":"article-journal","abstract":"Abstract\n            \n              Background\n              An immunosuppressive tumor microenvironment in ovarian cancer facilitates tumor progression and resistance to immunotherapy. The function of MYB Proto-Oncogene Like 2 (MYBL2) in the tumor microenvironment remains largely unexplored.\n            \n            \n              Methods\n              A syngeneic intraovarian mouse model, flow cytometry analysis, and immunohistochemistry were used to explore the biological function of MYBL2 in tumor progression and immune escape. Molecular and biochemical strategies—namely RNA-sequencing, western blotting, quantitative reverse transcription–polymerase chain reaction (qRT-PCR), enzyme-linked immunosorbent assay, multiplex immunofluorescence, chromatic immunoprecipitation assay (CHIP) and luciferase assay—were used to reveal the mechanisms of MYBL2 in the OVC microenvironment.\n            \n            \n              Results\n              We found tumor derived MYBL2 indicated poor prognosis and selectively correlated with tumor associated macrophages (TAMs) in ovarian cancer. Mechanically, C-C motif chemokine ligand 2 (CCL2) transcriptionally activated by MYBL2 induced TAMs recruitment and M2-like polarization in vitro. Using a syngeneic intraovarian mouse model, we identified MYBL2 promoted tumor malignancyand increased tumor-infiltrating immunosuppressive macrophages. Cyclin-dependent kinase 2 (CDK2) was a known upstream kinase to phosphorylate MYBL2 and promote its transcriptional function. The upstream inhibitor of CDK2, CVT-313, reprogrammed the tumor microenvironment and reduced anti-PD-1 resistance.\n            \n            \n              Conclusions\n              The MYBL2/CCL2 axis contributing to TAMs recruitment and M2-like polarization is crucial to immune evasion and anti-PD-1 resistance in ovarian cancer, which is a potential target to enhance the efficacy of immunotherapy.","container-title":"Cancer Cell International","DOI":"10.1186/s12935-023-03079-2","ISSN":"1475-2867","issue":"1","journalAbbreviation":"Cancer Cell Int","language":"en","page":"248","source":"DOI.org (Crossref)","title":"The MYBL2–CCL2 axis promotes tumor progression and resistance to anti-PD-1 therapy in ovarian cancer by inducing immunosuppressive macrophages","volume":"23","author":[{"family":"Pan","given":"Baoyue"},{"family":"Wan","given":"Ting"},{"family":"Zhou","given":"Yun"},{"family":"Huang","given":"Shuting"},{"family":"Yuan","given":"Linjing"},{"family":"Jiang","given":"Yinan"},{"family":"Zheng","given":"Xiaojing"},{"family":"Liu","given":"Pingping"},{"family":"Xiang","given":"Huiling"},{"family":"Ju","given":"Mingxiu"},{"family":"Luo","given":"Rongzhen"},{"family":"Jia","given":"Weihua"},{"family":"Lan","given":"ChunYan"},{"family":"Li","given":"Jundong"},{"family":"Zheng","given":"Min"}],"issued":{"date-parts":[["2023",10,21]]}}}],"schema":"https://github.com/citation-style-language/schema/raw/master/csl-citation.json"} </w:delInstrText>
        </w:r>
      </w:del>
      <w:del w:id="90" w:author="Aftab Alam" w:date="2025-09-15T10:25:00Z" w16du:dateUtc="2025-09-15T06:25:00Z">
        <w:r w:rsidRPr="00267E50" w:rsidDel="004304C6">
          <w:rPr>
            <w:rFonts w:ascii="Times New Roman" w:hAnsi="Times New Roman" w:cs="Times New Roman"/>
            <w:b/>
            <w:bCs/>
            <w:u w:val="single"/>
            <w:rPrChange w:id="91" w:author="Aftab Alam" w:date="2025-09-15T11:52:00Z" w16du:dateUtc="2025-09-15T07:52:00Z">
              <w:rPr>
                <w:rFonts w:ascii="Times New Roman" w:hAnsi="Times New Roman" w:cs="Times New Roman"/>
              </w:rPr>
            </w:rPrChange>
          </w:rPr>
          <w:fldChar w:fldCharType="separate"/>
        </w:r>
      </w:del>
      <w:del w:id="92" w:author="Aftab Alam" w:date="2025-09-11T15:38:00Z" w16du:dateUtc="2025-09-11T11:38:00Z">
        <w:r w:rsidRPr="00267E50" w:rsidDel="00F57AE4">
          <w:rPr>
            <w:b/>
            <w:bCs/>
            <w:u w:val="single"/>
            <w:rPrChange w:id="93" w:author="Aftab Alam" w:date="2025-09-15T11:52:00Z" w16du:dateUtc="2025-09-15T07:52:00Z">
              <w:rPr>
                <w:rFonts w:ascii="Times New Roman" w:hAnsi="Times New Roman" w:cs="Times New Roman"/>
              </w:rPr>
            </w:rPrChange>
          </w:rPr>
          <w:delText>[72]</w:delText>
        </w:r>
      </w:del>
      <w:del w:id="94" w:author="Aftab Alam" w:date="2025-09-15T10:25:00Z" w16du:dateUtc="2025-09-15T06:25:00Z">
        <w:r w:rsidRPr="00267E50" w:rsidDel="004304C6">
          <w:rPr>
            <w:rFonts w:ascii="Times New Roman" w:hAnsi="Times New Roman" w:cs="Times New Roman"/>
            <w:b/>
            <w:bCs/>
            <w:u w:val="single"/>
            <w:rPrChange w:id="95" w:author="Aftab Alam" w:date="2025-09-15T11:52:00Z" w16du:dateUtc="2025-09-15T07:52:00Z">
              <w:rPr>
                <w:rFonts w:ascii="Times New Roman" w:hAnsi="Times New Roman" w:cs="Times New Roman"/>
              </w:rPr>
            </w:rPrChange>
          </w:rPr>
          <w:fldChar w:fldCharType="end"/>
        </w:r>
        <w:bookmarkEnd w:id="86"/>
        <w:r w:rsidRPr="00267E50" w:rsidDel="004304C6">
          <w:rPr>
            <w:rFonts w:ascii="Times New Roman" w:hAnsi="Times New Roman" w:cs="Times New Roman"/>
            <w:b/>
            <w:bCs/>
            <w:u w:val="single"/>
            <w:rPrChange w:id="96" w:author="Aftab Alam" w:date="2025-09-15T11:52:00Z" w16du:dateUtc="2025-09-15T07:52:00Z">
              <w:rPr>
                <w:rFonts w:ascii="Times New Roman" w:hAnsi="Times New Roman" w:cs="Times New Roman"/>
              </w:rPr>
            </w:rPrChange>
          </w:rPr>
          <w:delText xml:space="preserve">. SLC7A11, a cystine transporter, helps cancer cells produce glutathione and other compounds, protecting against oxidative stress-induced cell death </w:delText>
        </w:r>
        <w:bookmarkStart w:id="97" w:name="_Hlk208823331"/>
        <w:r w:rsidRPr="00267E50" w:rsidDel="004304C6">
          <w:rPr>
            <w:rFonts w:ascii="Times New Roman" w:hAnsi="Times New Roman" w:cs="Times New Roman"/>
            <w:b/>
            <w:bCs/>
            <w:u w:val="single"/>
            <w:rPrChange w:id="98" w:author="Aftab Alam" w:date="2025-09-15T11:52:00Z" w16du:dateUtc="2025-09-15T07:52:00Z">
              <w:rPr>
                <w:rFonts w:ascii="Times New Roman" w:hAnsi="Times New Roman" w:cs="Times New Roman"/>
              </w:rPr>
            </w:rPrChange>
          </w:rPr>
          <w:fldChar w:fldCharType="begin"/>
        </w:r>
      </w:del>
      <w:del w:id="99" w:author="Aftab Alam" w:date="2025-09-11T15:38:00Z" w16du:dateUtc="2025-09-11T11:38:00Z">
        <w:r w:rsidRPr="00267E50" w:rsidDel="00F57AE4">
          <w:rPr>
            <w:rFonts w:ascii="Times New Roman" w:hAnsi="Times New Roman" w:cs="Times New Roman"/>
            <w:b/>
            <w:bCs/>
            <w:u w:val="single"/>
            <w:rPrChange w:id="100" w:author="Aftab Alam" w:date="2025-09-15T11:52:00Z" w16du:dateUtc="2025-09-15T07:52:00Z">
              <w:rPr>
                <w:rFonts w:ascii="Times New Roman" w:hAnsi="Times New Roman" w:cs="Times New Roman"/>
              </w:rPr>
            </w:rPrChange>
          </w:rPr>
          <w:delInstrText xml:space="preserve"> ADDIN ZOTERO_ITEM CSL_CITATION {"citationID":"af8dvb44ps","properties":{"formattedCitation":"[73]","plainCitation":"[73]","noteIndex":0},"citationItems":[{"id":1547,"uris":["http://zotero.org/users/2485577/items/8YNWWWAM"],"itemData":{"id":1547,"type":"article-journal","abstract":"Abstract\n            \n              The cystine/glutamate antiporter SLC7A11 (also commonly known as xCT) functions to import cystine for glutathione biosynthesis and antioxidant defense and is overexpressed in multiple human cancers. Recent studies revealed that SLC7A11 overexpression promotes tumor growth partly through suppressing ferroptosis, a form of regulated cell death induced by excessive lipid peroxidation. However, cancer cells with high expression of SLC7A11 (SLC7A11\n              high\n              ) also have to endure the significant cost associated with SLC7A11-mediated metabolic reprogramming, leading to glucose- and glutamine-dependency in SLC7A11\n              high\n              cancer cells, which presents potential metabolic vulnerabilities for therapeutic targeting in SLC7A11\n              high\n              cancer. In this review, we summarize diverse regulatory mechanisms of SLC7A11 in cancer, discuss ferroptosis-dependent and -independent functions of SLC7A11 in promoting tumor development, explore the mechanistic basis of SLC7A11-induced nutrient dependency in cancer cells, and conceptualize therapeutic strategies to target SLC7A11 in cancer treatment. This review will provide the foundation for further understanding SLC7A11 in ferroptosis, nutrient dependency, and tumor biology and for developing novel effective cancer therapies.","container-title":"Protein &amp; Cell","DOI":"10.1007/s13238-020-00789-5","ISSN":"1674-800X, 1674-8018","issue":"8","journalAbbreviation":"Protein Cell","language":"en","page":"599-620","source":"DOI.org (Crossref)","title":"Cystine transporter SLC7A11/xCT in cancer: ferroptosis, nutrient dependency, and cancer therapy","title-short":"Cystine transporter SLC7A11/xCT in cancer","volume":"12","author":[{"family":"Koppula","given":"Pranavi"},{"family":"Zhuang","given":"Li"},{"family":"Gan","given":"Boyi"}],"issued":{"date-parts":[["2021",8]]}}}],"schema":"https://github.com/citation-style-language/schema/raw/master/csl-citation.json"} </w:delInstrText>
        </w:r>
      </w:del>
      <w:del w:id="101" w:author="Aftab Alam" w:date="2025-09-15T10:25:00Z" w16du:dateUtc="2025-09-15T06:25:00Z">
        <w:r w:rsidRPr="00267E50" w:rsidDel="004304C6">
          <w:rPr>
            <w:rFonts w:ascii="Times New Roman" w:hAnsi="Times New Roman" w:cs="Times New Roman"/>
            <w:b/>
            <w:bCs/>
            <w:u w:val="single"/>
            <w:rPrChange w:id="102" w:author="Aftab Alam" w:date="2025-09-15T11:52:00Z" w16du:dateUtc="2025-09-15T07:52:00Z">
              <w:rPr>
                <w:rFonts w:ascii="Times New Roman" w:hAnsi="Times New Roman" w:cs="Times New Roman"/>
              </w:rPr>
            </w:rPrChange>
          </w:rPr>
          <w:fldChar w:fldCharType="separate"/>
        </w:r>
      </w:del>
      <w:del w:id="103" w:author="Aftab Alam" w:date="2025-09-11T15:38:00Z" w16du:dateUtc="2025-09-11T11:38:00Z">
        <w:r w:rsidRPr="00267E50" w:rsidDel="00F57AE4">
          <w:rPr>
            <w:b/>
            <w:bCs/>
            <w:u w:val="single"/>
            <w:rPrChange w:id="104" w:author="Aftab Alam" w:date="2025-09-15T11:52:00Z" w16du:dateUtc="2025-09-15T07:52:00Z">
              <w:rPr>
                <w:rFonts w:ascii="Times New Roman" w:hAnsi="Times New Roman" w:cs="Times New Roman"/>
              </w:rPr>
            </w:rPrChange>
          </w:rPr>
          <w:delText>[73]</w:delText>
        </w:r>
      </w:del>
      <w:del w:id="105" w:author="Aftab Alam" w:date="2025-09-15T10:25:00Z" w16du:dateUtc="2025-09-15T06:25:00Z">
        <w:r w:rsidRPr="00267E50" w:rsidDel="004304C6">
          <w:rPr>
            <w:rFonts w:ascii="Times New Roman" w:hAnsi="Times New Roman" w:cs="Times New Roman"/>
            <w:b/>
            <w:bCs/>
            <w:u w:val="single"/>
            <w:rPrChange w:id="106" w:author="Aftab Alam" w:date="2025-09-15T11:52:00Z" w16du:dateUtc="2025-09-15T07:52:00Z">
              <w:rPr>
                <w:rFonts w:ascii="Times New Roman" w:hAnsi="Times New Roman" w:cs="Times New Roman"/>
              </w:rPr>
            </w:rPrChange>
          </w:rPr>
          <w:fldChar w:fldCharType="end"/>
        </w:r>
        <w:r w:rsidRPr="00267E50" w:rsidDel="004304C6">
          <w:rPr>
            <w:rFonts w:ascii="Times New Roman" w:hAnsi="Times New Roman" w:cs="Times New Roman"/>
            <w:b/>
            <w:bCs/>
            <w:u w:val="single"/>
            <w:rPrChange w:id="107" w:author="Aftab Alam" w:date="2025-09-15T11:52:00Z" w16du:dateUtc="2025-09-15T07:52:00Z">
              <w:rPr>
                <w:rFonts w:ascii="Times New Roman" w:hAnsi="Times New Roman" w:cs="Times New Roman"/>
              </w:rPr>
            </w:rPrChange>
          </w:rPr>
          <w:delText xml:space="preserve">.  </w:delText>
        </w:r>
        <w:bookmarkEnd w:id="97"/>
        <w:r w:rsidRPr="00267E50" w:rsidDel="004304C6">
          <w:rPr>
            <w:rFonts w:ascii="Times New Roman" w:hAnsi="Times New Roman" w:cs="Times New Roman"/>
            <w:b/>
            <w:bCs/>
            <w:u w:val="single"/>
            <w:rPrChange w:id="108" w:author="Aftab Alam" w:date="2025-09-15T11:52:00Z" w16du:dateUtc="2025-09-15T07:52:00Z">
              <w:rPr>
                <w:rFonts w:ascii="Times New Roman" w:hAnsi="Times New Roman" w:cs="Times New Roman"/>
              </w:rPr>
            </w:rPrChange>
          </w:rPr>
          <w:delText xml:space="preserve">It plays a role in tumorigenesis by regulating redox homeostasis, cell proliferation, immune modulation, metastasis, and therapeutic resistance </w:delText>
        </w:r>
        <w:bookmarkStart w:id="109" w:name="_Hlk208823344"/>
        <w:r w:rsidRPr="00267E50" w:rsidDel="004304C6">
          <w:rPr>
            <w:rFonts w:ascii="Times New Roman" w:hAnsi="Times New Roman" w:cs="Times New Roman"/>
            <w:b/>
            <w:bCs/>
            <w:u w:val="single"/>
            <w:rPrChange w:id="110" w:author="Aftab Alam" w:date="2025-09-15T11:52:00Z" w16du:dateUtc="2025-09-15T07:52:00Z">
              <w:rPr>
                <w:rFonts w:ascii="Times New Roman" w:hAnsi="Times New Roman" w:cs="Times New Roman"/>
              </w:rPr>
            </w:rPrChange>
          </w:rPr>
          <w:fldChar w:fldCharType="begin"/>
        </w:r>
      </w:del>
      <w:del w:id="111" w:author="Aftab Alam" w:date="2025-09-11T15:38:00Z" w16du:dateUtc="2025-09-11T11:38:00Z">
        <w:r w:rsidRPr="00267E50" w:rsidDel="00F57AE4">
          <w:rPr>
            <w:rFonts w:ascii="Times New Roman" w:hAnsi="Times New Roman" w:cs="Times New Roman"/>
            <w:b/>
            <w:bCs/>
            <w:u w:val="single"/>
            <w:rPrChange w:id="112" w:author="Aftab Alam" w:date="2025-09-15T11:52:00Z" w16du:dateUtc="2025-09-15T07:52:00Z">
              <w:rPr>
                <w:rFonts w:ascii="Times New Roman" w:hAnsi="Times New Roman" w:cs="Times New Roman"/>
              </w:rPr>
            </w:rPrChange>
          </w:rPr>
          <w:delInstrText xml:space="preserve"> ADDIN ZOTERO_ITEM CSL_CITATION {"citationID":"a1lvchp7fbr","properties":{"formattedCitation":"[74]","plainCitation":"[74]","noteIndex":0},"citationItems":[{"id":1545,"uris":["http://zotero.org/users/2485577/items/VG67WVLL"],"itemData":{"id":1545,"type":"article-journal","abstract":"The non-natriuretic-dependent glutamate/cystine inverse transporter-system Xc- is composed of two protein subunits, SLC7A11 and SLC3A2, with SLC7A11 serving as the primary functional component responsible for cystine uptake and glutathione biosynthesis. SLC7A11 is implicated in tumor development through its regulation of redox homeostasis, amino acid metabolism, modulation of immune function, and induction of programmed cell death, among other processes relevant to tumorigenesis. In this paper, we summarize the structure and biological functions of SLC7A11, and discuss its potential role in tumor therapy, which provides a new direction for precision and personalized treatment of tumors.","container-title":"Frontiers in Immunology","DOI":"10.3389/fimmu.2024.1438807","ISSN":"1664-3224","journalAbbreviation":"Front. Immunol.","page":"1438807","source":"DOI.org (Crossref)","title":"SLC7A11: the Achilles heel of tumor?","title-short":"SLC7A11","volume":"15","author":[{"family":"Jiang","given":"Yulang"},{"family":"Sun","given":"Mingyu"}],"issued":{"date-parts":[["2024",7,8]]}}}],"schema":"https://github.com/citation-style-language/schema/raw/master/csl-citation.json"} </w:delInstrText>
        </w:r>
      </w:del>
      <w:del w:id="113" w:author="Aftab Alam" w:date="2025-09-15T10:25:00Z" w16du:dateUtc="2025-09-15T06:25:00Z">
        <w:r w:rsidRPr="00267E50" w:rsidDel="004304C6">
          <w:rPr>
            <w:rFonts w:ascii="Times New Roman" w:hAnsi="Times New Roman" w:cs="Times New Roman"/>
            <w:b/>
            <w:bCs/>
            <w:u w:val="single"/>
            <w:rPrChange w:id="114" w:author="Aftab Alam" w:date="2025-09-15T11:52:00Z" w16du:dateUtc="2025-09-15T07:52:00Z">
              <w:rPr>
                <w:rFonts w:ascii="Times New Roman" w:hAnsi="Times New Roman" w:cs="Times New Roman"/>
              </w:rPr>
            </w:rPrChange>
          </w:rPr>
          <w:fldChar w:fldCharType="separate"/>
        </w:r>
      </w:del>
      <w:del w:id="115" w:author="Aftab Alam" w:date="2025-09-11T15:38:00Z" w16du:dateUtc="2025-09-11T11:38:00Z">
        <w:r w:rsidRPr="00267E50" w:rsidDel="00F57AE4">
          <w:rPr>
            <w:b/>
            <w:bCs/>
            <w:u w:val="single"/>
            <w:rPrChange w:id="116" w:author="Aftab Alam" w:date="2025-09-15T11:52:00Z" w16du:dateUtc="2025-09-15T07:52:00Z">
              <w:rPr>
                <w:rFonts w:ascii="Times New Roman" w:hAnsi="Times New Roman" w:cs="Times New Roman"/>
              </w:rPr>
            </w:rPrChange>
          </w:rPr>
          <w:delText>[74]</w:delText>
        </w:r>
      </w:del>
      <w:del w:id="117" w:author="Aftab Alam" w:date="2025-09-15T10:25:00Z" w16du:dateUtc="2025-09-15T06:25:00Z">
        <w:r w:rsidRPr="00267E50" w:rsidDel="004304C6">
          <w:rPr>
            <w:rFonts w:ascii="Times New Roman" w:hAnsi="Times New Roman" w:cs="Times New Roman"/>
            <w:b/>
            <w:bCs/>
            <w:u w:val="single"/>
            <w:rPrChange w:id="118" w:author="Aftab Alam" w:date="2025-09-15T11:52:00Z" w16du:dateUtc="2025-09-15T07:52:00Z">
              <w:rPr>
                <w:rFonts w:ascii="Times New Roman" w:hAnsi="Times New Roman" w:cs="Times New Roman"/>
              </w:rPr>
            </w:rPrChange>
          </w:rPr>
          <w:fldChar w:fldCharType="end"/>
        </w:r>
        <w:r w:rsidRPr="00267E50" w:rsidDel="004304C6">
          <w:rPr>
            <w:rFonts w:ascii="Times New Roman" w:hAnsi="Times New Roman" w:cs="Times New Roman"/>
            <w:b/>
            <w:bCs/>
            <w:u w:val="single"/>
            <w:rPrChange w:id="119" w:author="Aftab Alam" w:date="2025-09-15T11:52:00Z" w16du:dateUtc="2025-09-15T07:52:00Z">
              <w:rPr>
                <w:rFonts w:ascii="Times New Roman" w:hAnsi="Times New Roman" w:cs="Times New Roman"/>
              </w:rPr>
            </w:rPrChange>
          </w:rPr>
          <w:delText>.</w:delText>
        </w:r>
        <w:bookmarkEnd w:id="109"/>
      </w:del>
    </w:p>
    <w:p w14:paraId="37D66BAE" w14:textId="77777777" w:rsidR="00857144" w:rsidRPr="00267E50" w:rsidRDefault="00857144">
      <w:pPr>
        <w:spacing w:line="360" w:lineRule="auto"/>
        <w:ind w:left="426"/>
        <w:jc w:val="both"/>
        <w:rPr>
          <w:ins w:id="120" w:author="Aftab Alam" w:date="2025-09-15T14:04:00Z" w16du:dateUtc="2025-09-15T10:04:00Z"/>
          <w:rFonts w:ascii="Times New Roman" w:hAnsi="Times New Roman" w:cs="Times New Roman"/>
        </w:rPr>
        <w:pPrChange w:id="121" w:author="Aftab Alam" w:date="2025-09-15T14:08:00Z" w16du:dateUtc="2025-09-15T10:08:00Z">
          <w:pPr>
            <w:spacing w:line="360" w:lineRule="auto"/>
            <w:jc w:val="both"/>
          </w:pPr>
        </w:pPrChange>
      </w:pPr>
    </w:p>
    <w:bookmarkEnd w:id="6"/>
    <w:p w14:paraId="37EDB3C6" w14:textId="77777777" w:rsidR="00857144" w:rsidRPr="00267E50" w:rsidDel="002B353F" w:rsidRDefault="00857144">
      <w:pPr>
        <w:spacing w:line="360" w:lineRule="auto"/>
        <w:ind w:left="426"/>
        <w:jc w:val="both"/>
        <w:rPr>
          <w:del w:id="122" w:author="Aftab Alam" w:date="2025-09-15T10:32:00Z" w16du:dateUtc="2025-09-15T06:32:00Z"/>
          <w:rFonts w:ascii="Times New Roman" w:hAnsi="Times New Roman" w:cs="Times New Roman"/>
          <w:b/>
          <w:bCs/>
          <w:u w:val="single"/>
          <w:rPrChange w:id="123" w:author="Aftab Alam" w:date="2025-09-15T11:52:00Z" w16du:dateUtc="2025-09-15T07:52:00Z">
            <w:rPr>
              <w:del w:id="124" w:author="Aftab Alam" w:date="2025-09-15T10:32:00Z" w16du:dateUtc="2025-09-15T06:32:00Z"/>
              <w:rFonts w:ascii="Times New Roman" w:hAnsi="Times New Roman" w:cs="Times New Roman"/>
            </w:rPr>
          </w:rPrChange>
        </w:rPr>
        <w:pPrChange w:id="125" w:author="Aftab Alam" w:date="2025-09-15T14:08:00Z" w16du:dateUtc="2025-09-15T10:08:00Z">
          <w:pPr>
            <w:spacing w:line="360" w:lineRule="auto"/>
            <w:jc w:val="both"/>
          </w:pPr>
        </w:pPrChange>
      </w:pPr>
      <w:del w:id="126" w:author="Aftab Alam" w:date="2025-09-15T10:32:00Z" w16du:dateUtc="2025-09-15T06:32:00Z">
        <w:r w:rsidRPr="00267E50" w:rsidDel="002B353F">
          <w:rPr>
            <w:rFonts w:ascii="Times New Roman" w:hAnsi="Times New Roman" w:cs="Times New Roman"/>
            <w:b/>
            <w:bCs/>
            <w:u w:val="single"/>
            <w:rPrChange w:id="127" w:author="Aftab Alam" w:date="2025-09-15T11:52:00Z" w16du:dateUtc="2025-09-15T07:52:00Z">
              <w:rPr>
                <w:rFonts w:ascii="Times New Roman" w:hAnsi="Times New Roman" w:cs="Times New Roman"/>
              </w:rPr>
            </w:rPrChange>
          </w:rPr>
          <w:delText xml:space="preserve">Cluster-2 has 12 genes, with </w:delText>
        </w:r>
        <w:r w:rsidRPr="00267E50" w:rsidDel="002B353F">
          <w:rPr>
            <w:rFonts w:ascii="Times New Roman" w:hAnsi="Times New Roman" w:cs="Times New Roman"/>
            <w:b/>
            <w:bCs/>
            <w:i/>
            <w:iCs/>
            <w:u w:val="single"/>
            <w:rPrChange w:id="128" w:author="Aftab Alam" w:date="2025-09-15T11:52:00Z" w16du:dateUtc="2025-09-15T07:52:00Z">
              <w:rPr>
                <w:rFonts w:ascii="Times New Roman" w:hAnsi="Times New Roman" w:cs="Times New Roman"/>
                <w:i/>
                <w:iCs/>
              </w:rPr>
            </w:rPrChange>
          </w:rPr>
          <w:delText xml:space="preserve">RXRG </w:delText>
        </w:r>
        <w:r w:rsidRPr="00267E50" w:rsidDel="002B353F">
          <w:rPr>
            <w:rFonts w:ascii="Times New Roman" w:hAnsi="Times New Roman" w:cs="Times New Roman"/>
            <w:b/>
            <w:bCs/>
            <w:u w:val="single"/>
            <w:rPrChange w:id="129" w:author="Aftab Alam" w:date="2025-09-15T11:52:00Z" w16du:dateUtc="2025-09-15T07:52:00Z">
              <w:rPr>
                <w:rFonts w:ascii="Times New Roman" w:hAnsi="Times New Roman" w:cs="Times New Roman"/>
              </w:rPr>
            </w:rPrChange>
          </w:rPr>
          <w:delText xml:space="preserve">as the hub, a gene that regulates retinoic acid signaling, apoptosis and EMT transition. The role of </w:delText>
        </w:r>
        <w:r w:rsidRPr="00267E50" w:rsidDel="002B353F">
          <w:rPr>
            <w:rFonts w:ascii="Times New Roman" w:hAnsi="Times New Roman" w:cs="Times New Roman"/>
            <w:b/>
            <w:bCs/>
            <w:i/>
            <w:iCs/>
            <w:u w:val="single"/>
            <w:rPrChange w:id="130" w:author="Aftab Alam" w:date="2025-09-15T11:52:00Z" w16du:dateUtc="2025-09-15T07:52:00Z">
              <w:rPr>
                <w:rFonts w:ascii="Times New Roman" w:hAnsi="Times New Roman" w:cs="Times New Roman"/>
                <w:i/>
                <w:iCs/>
              </w:rPr>
            </w:rPrChange>
          </w:rPr>
          <w:delText>RXRG</w:delText>
        </w:r>
        <w:r w:rsidRPr="00267E50" w:rsidDel="002B353F">
          <w:rPr>
            <w:rFonts w:ascii="Times New Roman" w:hAnsi="Times New Roman" w:cs="Times New Roman"/>
            <w:b/>
            <w:bCs/>
            <w:u w:val="single"/>
            <w:rPrChange w:id="131" w:author="Aftab Alam" w:date="2025-09-15T11:52:00Z" w16du:dateUtc="2025-09-15T07:52:00Z">
              <w:rPr>
                <w:rFonts w:ascii="Times New Roman" w:hAnsi="Times New Roman" w:cs="Times New Roman"/>
              </w:rPr>
            </w:rPrChange>
          </w:rPr>
          <w:delText xml:space="preserve"> in cancer is quite complex and appears to depend on the cancer type. So, while </w:delText>
        </w:r>
        <w:r w:rsidRPr="00267E50" w:rsidDel="002B353F">
          <w:rPr>
            <w:rFonts w:ascii="Times New Roman" w:hAnsi="Times New Roman" w:cs="Times New Roman"/>
            <w:b/>
            <w:bCs/>
            <w:i/>
            <w:iCs/>
            <w:u w:val="single"/>
            <w:rPrChange w:id="132" w:author="Aftab Alam" w:date="2025-09-15T11:52:00Z" w16du:dateUtc="2025-09-15T07:52:00Z">
              <w:rPr>
                <w:rFonts w:ascii="Times New Roman" w:hAnsi="Times New Roman" w:cs="Times New Roman"/>
                <w:i/>
                <w:iCs/>
              </w:rPr>
            </w:rPrChange>
          </w:rPr>
          <w:delText>RXRG</w:delText>
        </w:r>
        <w:r w:rsidRPr="00267E50" w:rsidDel="002B353F">
          <w:rPr>
            <w:rFonts w:ascii="Times New Roman" w:hAnsi="Times New Roman" w:cs="Times New Roman"/>
            <w:b/>
            <w:bCs/>
            <w:u w:val="single"/>
            <w:rPrChange w:id="133" w:author="Aftab Alam" w:date="2025-09-15T11:52:00Z" w16du:dateUtc="2025-09-15T07:52:00Z">
              <w:rPr>
                <w:rFonts w:ascii="Times New Roman" w:hAnsi="Times New Roman" w:cs="Times New Roman"/>
              </w:rPr>
            </w:rPrChange>
          </w:rPr>
          <w:delText xml:space="preserve"> acts as a tumor suppressor in breast cancer, it promotes aggressive tumor growth in lung and thyroid cancers </w:delText>
        </w:r>
        <w:bookmarkStart w:id="134" w:name="_Hlk208824615"/>
        <w:r w:rsidRPr="00267E50" w:rsidDel="002B353F">
          <w:rPr>
            <w:rFonts w:ascii="Times New Roman" w:hAnsi="Times New Roman" w:cs="Times New Roman"/>
            <w:b/>
            <w:bCs/>
            <w:u w:val="single"/>
            <w:rPrChange w:id="135" w:author="Aftab Alam" w:date="2025-09-15T11:52:00Z" w16du:dateUtc="2025-09-15T07:52:00Z">
              <w:rPr>
                <w:rFonts w:ascii="Times New Roman" w:hAnsi="Times New Roman" w:cs="Times New Roman"/>
              </w:rPr>
            </w:rPrChange>
          </w:rPr>
          <w:fldChar w:fldCharType="begin"/>
        </w:r>
      </w:del>
      <w:del w:id="136" w:author="Aftab Alam" w:date="2025-09-11T15:38:00Z" w16du:dateUtc="2025-09-11T11:38:00Z">
        <w:r w:rsidRPr="00267E50" w:rsidDel="00F57AE4">
          <w:rPr>
            <w:rFonts w:ascii="Times New Roman" w:hAnsi="Times New Roman" w:cs="Times New Roman"/>
            <w:b/>
            <w:bCs/>
            <w:u w:val="single"/>
            <w:rPrChange w:id="137" w:author="Aftab Alam" w:date="2025-09-15T11:52:00Z" w16du:dateUtc="2025-09-15T07:52:00Z">
              <w:rPr>
                <w:rFonts w:ascii="Times New Roman" w:hAnsi="Times New Roman" w:cs="Times New Roman"/>
              </w:rPr>
            </w:rPrChange>
          </w:rPr>
          <w:delInstrText xml:space="preserve"> ADDIN ZOTERO_ITEM CSL_CITATION {"citationID":"a1jodtufe","properties":{"formattedCitation":"[75,76]","plainCitation":"[75,76]","noteIndex":0},"citationItems":[{"id":1915,"uris":["http://zotero.org/users/2485577/items/T5DIP8KT"],"itemData":{"id":1915,"type":"article-journal","abstract":"OBJECTIVE: This study aimed to elucidate the functional role and underlying molecular mechanisms of retinoid X receptor γ (RXRG) in the pathogenesis of papillary thyroid carcinoma (PTC).\nMETHODS: We analyzed RNA-seq data from The Cancer Genome Atlas database, ONCOMINE database, and Human Protein Atlas. RXRG expression was validated in 47 matched PTC-normal tissue pairs using real-time reverse transcription-polymerase chain reaction. Functional characterization was performed through loss- and gain-of-function experiments, complemented by flow cytometry analysis. Bioinformatics approaches were employed to investigate RXRG's role in tumor immune infiltration.\nRESULTS: RXRG was significantly upregulated in PTC (P &lt; 0.001). Elevated RXRG expression correlated with aggressive clinicopathological features, including lymph node metastasis (P = 0.041), advanced tumor stage (P = 0.035), BRAFV600E mutation (P &lt; 0.001), and increase in tumor size (P = 0.011). Functional assays revealed that RXRG knockdown suppressed cell proliferation, colony formation, and migration capacity, whereas its overexpression promoted these oncogenic phenotypes. Mechanistically, RXRG regulated epithelial-mesenchymal transition (EMT) through modulation of E-cadherin, N-cadherin, vimentin, and key transcription factors (Snail and Slug). Furthermore, RXRG expression considerably influenced tumor immune infiltration patterns, particularly affecting eosinophils, NK cells, and B cells.\nCONCLUSION: Our study identifies RXRG as a novel oncogenic driver in PTC that promotes tumor progression through EMT regulation and immune microenvironment modulation.","container-title":"Endocrine Connections","DOI":"10.1530/EC-25-0015","ISSN":"2049-3614","issue":"6","journalAbbreviation":"Endocr Connect","language":"eng","note":"PMID: 40465540\nPMCID: PMC12177880","page":"e250015","source":"PubMed","title":"Retinoid X receptor γ regulates epithelial-mesenchymal transition and tumor immune infiltration in papillary thyroid cancer tumorigenesis: an experimental and in silico study","title-short":"Retinoid X receptor γ regulates epithelial-mesenchymal transition and tumor immune infiltration in papillary thyroid cancer tumorigenesis","volume":"14","author":[{"family":"Li","given":"Pihong"},{"family":"Zhang","given":"Wei"},{"family":"Wu","given":"Qiaolin"},{"family":"Zhang","given":"Xiaohua"},{"family":"Zheng","given":"Zhouci"}],"issued":{"date-parts":[["2025",6,1]]}},"label":"page"},{"id":1966,"uris":["http://zotero.org/users/2485577/items/GYJKADKU"],"itemData":{"id":1966,"type":"article-journal","abstract":"Abstract\n            \n              Background\n              Retinoid X Receptor Gamma (RXRG) is a member of the nuclear receptor superfamily and plays a role in tumour suppression. This study aims to explore the prognostic significance of RXRG in breast cancer.\n            \n            \n              Methods\n              \n                Primary breast cancer tissue microarrays (\n                n\n                 = 923) were immuno-stained for RXRG protein and correlated with clinicopathological features, and patient outcome.\n              \n            \n            \n              Results\n              \n                Nuclear RXRG expression was significantly associated with smaller tumour size (\n                p\n                 = 0.036), lower grade\n                (p\n                 &lt; 0.001), lobular histology (\n                p\n                 = 0.016), lower Nottingham Prognostic Index (\n                p\n                 = 0.04) and longer breast cancer-specific survival (\n                p\n                 &lt; 0.001), and longer time to distant metastasis (\n                p\n                 = 0.002). RXRG expression showed positive association with oestrogen receptor (ER)-related biomarkers: GATA3, FOXA1, STAT3 and MED7 (all\n                p\n                 &lt; 0.001) and a negative correlation with the Ki67 proliferation marker. Multivariate analysis demonstrated RXRG protein as an independent predictor of longer breast cancer-specific survival and distant metastasis-free survival. In the external validation cohorts,\n                RXRG\n                expression was associated with improved patients’ outcome (\n                p\n                 = 0.025). In ER-positive tumours, high expression of RXRG was associated with better patient outcome regardless of adjuvant systemic therapy. ER signalling pathway was the top predicted master regulator of RXRG protein expression (\n                p\n                 = 0.005).\n              \n            \n            \n              Conclusion\n              This study provides evidence for the prognostic value of RXRG in breast cancer particularly the ER-positive tumours.","container-title":"British Journal of Cancer","DOI":"10.1038/s41416-019-0589-0","ISSN":"0007-0920, 1532-1827","issue":"9","journalAbbreviation":"Br J Cancer","language":"en","page":"776-785","source":"DOI.org (Crossref)","title":"Retinoid X receptor gamma (RXRG) is an independent prognostic biomarker in ER-positive invasive breast cancer","volume":"121","author":[{"family":"Joseph","given":"Chitra"},{"family":"Al-Izzi","given":"Sara"},{"family":"Alsaleem","given":"Mansour"},{"family":"Kurozumi","given":"Sasagu"},{"family":"Toss","given":"Michael S"},{"family":"Arshad","given":"Maariya"},{"family":"Goh","given":"Fang Qin"},{"family":"Alshankyty","given":"Ibraheem M."},{"family":"Aleskandarany","given":"Mohammed A."},{"family":"Ali","given":"Simak"},{"family":"Ellis","given":"Ian O."},{"family":"Mongan","given":"Nigel P."},{"family":"Green","given":"Andrew R."},{"family":"Rakha","given":"Emad A."}],"issued":{"date-parts":[["2019",10,29]]}},"label":"page"}],"schema":"https://github.com/citation-style-language/schema/raw/master/csl-citation.json"} </w:delInstrText>
        </w:r>
      </w:del>
      <w:del w:id="138" w:author="Aftab Alam" w:date="2025-09-15T10:32:00Z" w16du:dateUtc="2025-09-15T06:32:00Z">
        <w:r w:rsidRPr="00267E50" w:rsidDel="002B353F">
          <w:rPr>
            <w:rFonts w:ascii="Times New Roman" w:hAnsi="Times New Roman" w:cs="Times New Roman"/>
            <w:b/>
            <w:bCs/>
            <w:u w:val="single"/>
            <w:rPrChange w:id="139" w:author="Aftab Alam" w:date="2025-09-15T11:52:00Z" w16du:dateUtc="2025-09-15T07:52:00Z">
              <w:rPr>
                <w:rFonts w:ascii="Times New Roman" w:hAnsi="Times New Roman" w:cs="Times New Roman"/>
              </w:rPr>
            </w:rPrChange>
          </w:rPr>
          <w:fldChar w:fldCharType="separate"/>
        </w:r>
      </w:del>
      <w:del w:id="140" w:author="Aftab Alam" w:date="2025-09-11T15:38:00Z" w16du:dateUtc="2025-09-11T11:38:00Z">
        <w:r w:rsidRPr="00267E50" w:rsidDel="00F57AE4">
          <w:rPr>
            <w:b/>
            <w:bCs/>
            <w:u w:val="single"/>
            <w:rPrChange w:id="141" w:author="Aftab Alam" w:date="2025-09-15T11:52:00Z" w16du:dateUtc="2025-09-15T07:52:00Z">
              <w:rPr>
                <w:rFonts w:ascii="Times New Roman" w:hAnsi="Times New Roman" w:cs="Times New Roman"/>
              </w:rPr>
            </w:rPrChange>
          </w:rPr>
          <w:delText>[75,76]</w:delText>
        </w:r>
      </w:del>
      <w:del w:id="142" w:author="Aftab Alam" w:date="2025-09-15T10:32:00Z" w16du:dateUtc="2025-09-15T06:32:00Z">
        <w:r w:rsidRPr="00267E50" w:rsidDel="002B353F">
          <w:rPr>
            <w:rFonts w:ascii="Times New Roman" w:hAnsi="Times New Roman" w:cs="Times New Roman"/>
            <w:b/>
            <w:bCs/>
            <w:u w:val="single"/>
            <w:rPrChange w:id="143" w:author="Aftab Alam" w:date="2025-09-15T11:52:00Z" w16du:dateUtc="2025-09-15T07:52:00Z">
              <w:rPr>
                <w:rFonts w:ascii="Times New Roman" w:hAnsi="Times New Roman" w:cs="Times New Roman"/>
              </w:rPr>
            </w:rPrChange>
          </w:rPr>
          <w:fldChar w:fldCharType="end"/>
        </w:r>
        <w:r w:rsidRPr="00267E50" w:rsidDel="002B353F">
          <w:rPr>
            <w:rFonts w:ascii="Times New Roman" w:hAnsi="Times New Roman" w:cs="Times New Roman"/>
            <w:b/>
            <w:bCs/>
            <w:u w:val="single"/>
            <w:rPrChange w:id="144" w:author="Aftab Alam" w:date="2025-09-15T11:52:00Z" w16du:dateUtc="2025-09-15T07:52:00Z">
              <w:rPr>
                <w:rFonts w:ascii="Times New Roman" w:hAnsi="Times New Roman" w:cs="Times New Roman"/>
              </w:rPr>
            </w:rPrChange>
          </w:rPr>
          <w:delText xml:space="preserve">. </w:delText>
        </w:r>
        <w:bookmarkEnd w:id="134"/>
      </w:del>
    </w:p>
    <w:p w14:paraId="35168A4C" w14:textId="70B49EF7" w:rsidR="00857144" w:rsidRPr="00267E50" w:rsidRDefault="00857144">
      <w:pPr>
        <w:spacing w:line="360" w:lineRule="auto"/>
        <w:ind w:left="426"/>
        <w:jc w:val="both"/>
        <w:rPr>
          <w:ins w:id="145" w:author="Aftab Alam" w:date="2025-09-15T14:04:00Z" w16du:dateUtc="2025-09-15T10:04:00Z"/>
          <w:rFonts w:ascii="Times New Roman" w:hAnsi="Times New Roman" w:cs="Times New Roman"/>
        </w:rPr>
        <w:pPrChange w:id="146" w:author="Aftab Alam" w:date="2025-09-15T14:08:00Z" w16du:dateUtc="2025-09-15T10:08:00Z">
          <w:pPr>
            <w:spacing w:line="240" w:lineRule="auto"/>
            <w:jc w:val="both"/>
          </w:pPr>
        </w:pPrChange>
      </w:pPr>
      <w:bookmarkStart w:id="147" w:name="_Hlk208825331"/>
      <w:ins w:id="148" w:author="Aftab Alam" w:date="2025-09-15T10:56:00Z" w16du:dateUtc="2025-09-15T06:56:00Z">
        <w:r w:rsidRPr="00267E50">
          <w:rPr>
            <w:rFonts w:ascii="Times New Roman" w:hAnsi="Times New Roman" w:cs="Times New Roman"/>
            <w:b/>
            <w:bCs/>
            <w:u w:val="single"/>
            <w:rPrChange w:id="149" w:author="Aftab Alam" w:date="2025-09-15T11:52:00Z" w16du:dateUtc="2025-09-15T07:52:00Z">
              <w:rPr>
                <w:rFonts w:ascii="Times New Roman" w:hAnsi="Times New Roman" w:cs="Times New Roman"/>
              </w:rPr>
            </w:rPrChange>
          </w:rPr>
          <w:t>Cluster-3</w:t>
        </w:r>
        <w:r w:rsidRPr="00267E50">
          <w:rPr>
            <w:rFonts w:ascii="Times New Roman" w:hAnsi="Times New Roman" w:cs="Times New Roman"/>
          </w:rPr>
          <w:t xml:space="preserve"> is organized around the </w:t>
        </w:r>
        <w:r w:rsidRPr="00267E50">
          <w:rPr>
            <w:rFonts w:ascii="Times New Roman" w:hAnsi="Times New Roman" w:cs="Times New Roman"/>
            <w:i/>
            <w:iCs/>
            <w:rPrChange w:id="150" w:author="Aftab Alam" w:date="2025-09-15T11:39:00Z" w16du:dateUtc="2025-09-15T07:39:00Z">
              <w:rPr>
                <w:rFonts w:ascii="Times New Roman" w:hAnsi="Times New Roman" w:cs="Times New Roman"/>
              </w:rPr>
            </w:rPrChange>
          </w:rPr>
          <w:t>SKA3</w:t>
        </w:r>
        <w:r w:rsidRPr="00267E50">
          <w:rPr>
            <w:rFonts w:ascii="Times New Roman" w:hAnsi="Times New Roman" w:cs="Times New Roman"/>
          </w:rPr>
          <w:t xml:space="preserve"> oncogene, which interacts with other genes that are primarily involved in cell division and survival signaling. The cluster's functional profile is defined by its enrichment in processes such as the PI3K-Akt pathway and cell cycle regulation, suggesting a primary role in driving tumor proliferation and genomic instability </w:t>
        </w:r>
        <w:r w:rsidRPr="00267E50">
          <w:rPr>
            <w:rFonts w:ascii="Times New Roman" w:hAnsi="Times New Roman" w:cs="Times New Roman"/>
          </w:rPr>
          <w:fldChar w:fldCharType="begin"/>
        </w:r>
      </w:ins>
      <w:r w:rsidRPr="00267E50">
        <w:rPr>
          <w:rFonts w:ascii="Times New Roman" w:hAnsi="Times New Roman" w:cs="Times New Roman"/>
        </w:rPr>
        <w:instrText xml:space="preserve"> ADDIN ZOTERO_ITEM CSL_CITATION {"citationID":"a23hunvbphp","properties":{"formattedCitation":"[14]","plainCitation":"[14]","noteIndex":0},"citationItems":[{"id":1969,"uris":["http://zotero.org/users/2485577/items/PKBQ92HZ"],"itemData":{"id":1969,"type":"article-journal","abstract":"Spindle and kinetochore-associated complex subunit 3 (SKA3) is a microtubule-binding subcomplex of the outer kinetochore, which plays a vital role in proper chromosomal segregation and cell division. Recently, SKA3 have been demonstrated its oncogenic role of tumorigenesis and development in cancers. In this review, the authors comprehensively deciphered SKA3 in human cancer from various aspects, including bibliometrics, pan-cancer analysis, and narrative summary. The authors also provided the top 10 predicted drugs targeting SKA3. The authors proposed that SKA3 was a potential target and brought new therapeutic opportunities for cancer patients.","container-title":"International Journal of Surgery","DOI":"10.1097/JS9.0000000000001123","ISSN":"1743-9159","issue":"4","language":"en","license":"http://creativecommons.org/licenses/by-nc-nd/4.0/ http://creativecommons.org/licenses/by-nc-nd/4.0/","page":"2323-2337","source":"DOI.org (Crossref)","title":"SKA3 targeted therapies in cancer precision surgery: bridging bench discoveries to clinical applications – review article","title-short":"SKA3 targeted therapies in cancer precision surgery","volume":"110","author":[{"family":"Feng","given":"Dechao"},{"family":"Wang","given":"Jie"},{"family":"Xiao","given":"Yuhan"},{"family":"Wu","given":"Ruicheng"},{"family":"Li","given":"Dengxiong"},{"family":"Tuo","given":"Zhouting"},{"family":"Yu","given":"Qingxin"},{"family":"Ye","given":"Luxia"},{"family":"Miyamoto","given":"Akira"},{"family":"Yoo","given":"Koo Han"},{"family":"Wei","given":"Wuran"},{"family":"Ye","given":"Xing"},{"family":"Zhang","given":"Chi"},{"family":"Han","given":"Ping"}],"issued":{"date-parts":[["2024",4]]}}}],"schema":"https://github.com/citation-style-language/schema/raw/master/csl-citation.json"} </w:instrText>
      </w:r>
      <w:ins w:id="151" w:author="Aftab Alam" w:date="2025-09-15T10:56:00Z" w16du:dateUtc="2025-09-15T06:56:00Z">
        <w:r w:rsidRPr="00267E50">
          <w:rPr>
            <w:rFonts w:ascii="Times New Roman" w:hAnsi="Times New Roman" w:cs="Times New Roman"/>
          </w:rPr>
          <w:fldChar w:fldCharType="separate"/>
        </w:r>
      </w:ins>
      <w:r w:rsidRPr="00267E50">
        <w:rPr>
          <w:rFonts w:ascii="Times New Roman" w:hAnsi="Times New Roman" w:cs="Times New Roman"/>
        </w:rPr>
        <w:t>[14]</w:t>
      </w:r>
      <w:ins w:id="152" w:author="Aftab Alam" w:date="2025-09-15T10:56:00Z" w16du:dateUtc="2025-09-15T06:56:00Z">
        <w:r w:rsidRPr="00267E50">
          <w:rPr>
            <w:rFonts w:ascii="Times New Roman" w:hAnsi="Times New Roman" w:cs="Times New Roman"/>
          </w:rPr>
          <w:fldChar w:fldCharType="end"/>
        </w:r>
        <w:r w:rsidRPr="00267E50">
          <w:rPr>
            <w:rFonts w:ascii="Times New Roman" w:hAnsi="Times New Roman" w:cs="Times New Roman"/>
          </w:rPr>
          <w:t xml:space="preserve">. This oncogenic drive is predominantly mediated by the hub gene </w:t>
        </w:r>
        <w:r w:rsidRPr="00267E50">
          <w:rPr>
            <w:rFonts w:ascii="Times New Roman" w:hAnsi="Times New Roman" w:cs="Times New Roman"/>
            <w:i/>
            <w:iCs/>
            <w:rPrChange w:id="153" w:author="Aftab Alam" w:date="2025-09-15T11:38:00Z" w16du:dateUtc="2025-09-15T07:38:00Z">
              <w:rPr>
                <w:rFonts w:ascii="Times New Roman" w:hAnsi="Times New Roman" w:cs="Times New Roman"/>
              </w:rPr>
            </w:rPrChange>
          </w:rPr>
          <w:t>SKA3</w:t>
        </w:r>
        <w:r w:rsidRPr="00267E50">
          <w:rPr>
            <w:rFonts w:ascii="Times New Roman" w:hAnsi="Times New Roman" w:cs="Times New Roman"/>
          </w:rPr>
          <w:t xml:space="preserve"> itself, which is a critical regulator of chromosome separation and mitotic fidelity. Its overexpression disrupts normal cell division, promoting the genomic instability that is a hallmark of aggressive cancers. This function directly contributes to uncontrolled proliferation and metastasis across a spectrum of malignancies, including lung adenocarcinoma and prostate, cervical, and breast cancers </w:t>
        </w:r>
        <w:r w:rsidRPr="00267E50">
          <w:rPr>
            <w:rFonts w:ascii="Times New Roman" w:hAnsi="Times New Roman" w:cs="Times New Roman"/>
          </w:rPr>
          <w:fldChar w:fldCharType="begin"/>
        </w:r>
      </w:ins>
      <w:r w:rsidRPr="00267E50">
        <w:rPr>
          <w:rFonts w:ascii="Times New Roman" w:hAnsi="Times New Roman" w:cs="Times New Roman"/>
        </w:rPr>
        <w:instrText xml:space="preserve"> ADDIN ZOTERO_ITEM CSL_CITATION {"citationID":"mq7PlgBp","properties":{"formattedCitation":"[15]","plainCitation":"[15]","noteIndex":0},"citationItems":[{"id":1527,"uris":["http://zotero.org/users/2485577/items/IV4JAM8B"],"itemData":{"id":1527,"type":"article-journal","abstract":"Abstract\n            Spindle and kinetochore-associated complex subunit 3 (SKA3) is a well-known regulator of chromosome separation and cell division, which plays an important role in cell proliferation. However, the mechanism of SKA3 regulating tumor proliferation via reprogramming metabolism is unknown. Here, SKA3 is identified as an oncogene in laryngeal squamous cell carcinoma (LSCC), and high levels of SKA3 are closely associated with malignant progression and poor prognosis. In vitro and in vivo experiments demonstrate that SKA3 promotes LSCC cell proliferation and chemoresistance through a novel role of reprogramming glycolytic metabolism. Further studies reveal the downstream mechanisms of SKA3, which can bind and stabilize polo-like kinase 1 (PLK1) protein via suppressing ubiquitin-mediated degradation. The accumulation of PLK1 activates AKT and thus upregulates glycolytic enzymes HK2, PFKFB3, and PDK1, resulting in enhancement of glycolysis. Furthermore, our data reveal that phosphorylation at Thr360 of SKA3 is critical for its binding to PLK1 and the increase in glycolysis. Collectively, the novel oncogenic signal axis “SKA3-PLK1-AKT” plays a critical role in the glycolysis of LSCC. SKA3 may serve as a prognostic biomarker and therapeutic target, providing a potential strategy for proliferation inhibition and chemosensitization in tumors, especially for LSCC patients with PLK1 inhibitor resistance.","container-title":"Cell Death &amp; Disease","DOI":"10.1038/s41419-020-03104-6","ISSN":"2041-4889","issue":"10","journalAbbreviation":"Cell Death Dis","language":"en","page":"919","source":"DOI.org (Crossref)","title":"Targeting SKA3 suppresses the proliferation and chemoresistance of laryngeal squamous cell carcinoma via impairing PLK1–AKT axis-mediated glycolysis","volume":"11","author":[{"family":"Gao","given":"Wei"},{"family":"Zhang","given":"Yuliang"},{"family":"Luo","given":"Hongjie"},{"family":"Niu","given":"Min"},{"family":"Zheng","given":"Xiwang"},{"family":"Hu","given":"Wanglai"},{"family":"Cui","given":"Jiajia"},{"family":"Xue","given":"Xuting"},{"family":"Bo","given":"Yunfeng"},{"family":"Dai","given":"Fengsheng"},{"family":"Lu","given":"Yan"},{"family":"Yang","given":"Dongli"},{"family":"Guo","given":"Yujia"},{"family":"Guo","given":"Huina"},{"family":"Li","given":"Huizheng"},{"family":"Zhang","given":"Yu"},{"family":"Yang","given":"Tao"},{"family":"Li","given":"Li"},{"family":"Zhang","given":"Linshi"},{"family":"Hou","given":"Rui"},{"family":"Wen","given":"Shuxin"},{"family":"An","given":"Changming"},{"family":"Ma","given":"Teng"},{"family":"Jin","given":"Lei"},{"family":"Xu","given":"Wei"},{"family":"Wu","given":"Yongyan"}],"issued":{"date-parts":[["2020",10,26]]}}}],"schema":"https://github.com/citation-style-language/schema/raw/master/csl-citation.json"} </w:instrText>
      </w:r>
      <w:ins w:id="154" w:author="Aftab Alam" w:date="2025-09-15T10:56:00Z" w16du:dateUtc="2025-09-15T06:56:00Z">
        <w:r w:rsidRPr="00267E50">
          <w:rPr>
            <w:rFonts w:ascii="Times New Roman" w:hAnsi="Times New Roman" w:cs="Times New Roman"/>
          </w:rPr>
          <w:fldChar w:fldCharType="separate"/>
        </w:r>
      </w:ins>
      <w:r w:rsidRPr="00267E50">
        <w:rPr>
          <w:rFonts w:ascii="Times New Roman" w:hAnsi="Times New Roman" w:cs="Times New Roman"/>
        </w:rPr>
        <w:t>[15]</w:t>
      </w:r>
      <w:ins w:id="155" w:author="Aftab Alam" w:date="2025-09-15T10:56:00Z" w16du:dateUtc="2025-09-15T06:56:00Z">
        <w:r w:rsidRPr="00267E50">
          <w:rPr>
            <w:rFonts w:ascii="Times New Roman" w:hAnsi="Times New Roman" w:cs="Times New Roman"/>
          </w:rPr>
          <w:fldChar w:fldCharType="end"/>
        </w:r>
        <w:r w:rsidRPr="00267E50">
          <w:rPr>
            <w:rFonts w:ascii="Times New Roman" w:hAnsi="Times New Roman" w:cs="Times New Roman"/>
          </w:rPr>
          <w:t xml:space="preserve">. The clinical significance of this activity is profound, as high levels of </w:t>
        </w:r>
        <w:r w:rsidRPr="00267E50">
          <w:rPr>
            <w:rFonts w:ascii="Times New Roman" w:hAnsi="Times New Roman" w:cs="Times New Roman"/>
            <w:i/>
            <w:iCs/>
            <w:rPrChange w:id="156" w:author="Aftab Alam" w:date="2025-09-15T11:38:00Z" w16du:dateUtc="2025-09-15T07:38:00Z">
              <w:rPr>
                <w:rFonts w:ascii="Times New Roman" w:hAnsi="Times New Roman" w:cs="Times New Roman"/>
              </w:rPr>
            </w:rPrChange>
          </w:rPr>
          <w:t>SKA3</w:t>
        </w:r>
        <w:r w:rsidRPr="00267E50">
          <w:rPr>
            <w:rFonts w:ascii="Times New Roman" w:hAnsi="Times New Roman" w:cs="Times New Roman"/>
          </w:rPr>
          <w:t xml:space="preserve"> expression are a consistent marker of </w:t>
        </w:r>
        <w:r w:rsidRPr="00267E50">
          <w:rPr>
            <w:rFonts w:ascii="Times New Roman" w:hAnsi="Times New Roman" w:cs="Times New Roman"/>
          </w:rPr>
          <w:lastRenderedPageBreak/>
          <w:t xml:space="preserve">poor prognosis, also extending to cancers of the bladder and kidney </w:t>
        </w:r>
        <w:r w:rsidRPr="00267E50">
          <w:rPr>
            <w:rFonts w:ascii="Times New Roman" w:hAnsi="Times New Roman" w:cs="Times New Roman"/>
          </w:rPr>
          <w:fldChar w:fldCharType="begin"/>
        </w:r>
      </w:ins>
      <w:r w:rsidRPr="00267E50">
        <w:rPr>
          <w:rFonts w:ascii="Times New Roman" w:hAnsi="Times New Roman" w:cs="Times New Roman"/>
        </w:rPr>
        <w:instrText xml:space="preserve"> ADDIN ZOTERO_ITEM CSL_CITATION {"citationID":"a1m54jltaa9","properties":{"formattedCitation":"[16,17]","plainCitation":"[16,17]","noteIndex":0},"citationItems":[{"id":1970,"uris":["http://zotero.org/users/2485577/items/IG5GLX9E"],"itemData":{"id":1970,"type":"article-journal","abstract":"Abstract\n            \n              Background\n              \n                Spindle and kinetochore‑associated complex subunit 3 (\n                SKA3\n                ) has recently been considered a key regulator of carcinogenesis. However, the connection between\n                SKA3\n                and immune cell infiltration remains unknown.\n              \n            \n            \n              Methods\n              \n                The current study investigated the expression mode, prognostic effect, and functional role of\n                SKA3\n                in different tumors, particularly bladder cancer using numerous databases, comprising TIMER, GEPIA, HPA, UALCAN, PrognoScan, and Kaplan–Meier Plotter. Differentially expressed gene and enrichment analyses were implemented on\n                SKA3\n                using R packages \"edgR\" and \"clusterProfiler\". Immunohistochemistry was further used to validate the expression of\n                SKA3\n                gene in bladder cancer. Following that, the relevance of\n                SKA3\n                expression to immune infiltration level in bladder cancer was evaluated using TIMER.\n              \n            \n            \n              Results\n              \n                Overall, the level of\n                SKA3\n                expression in tumor tissue significantly increased than in normal tissue. In bladder cancer and other tumors, patients with high\n                SKA3\n                expression levels had worse overall survival (OS) (\n                p\n                 = \n                0.016\n                ), disease-specific survival (DSS) (\n                p\n                 = \n                0.00004\n                ), and disease-free survival (DFS) (\n                p\n                 = \n                0.032\n                ). Additionally, the major molecular functions for\n                SKA3\n                included nuclear division, mitotic nuclear division, mitotic sister chromatid segregation, humoral immune response, and cell chemotaxis. Additionally,\n                SKA3\n                expression was found to be positively associated with enhanced M2 macrophage and T helper (Th) 2 cell infiltration in bladder cancer.\n              \n            \n            \n              Conclusions\n              \n                Our study implies that\n                SKA3\n                contributes to M2 macrophage and Th2 cell polarization by acting as an oncogene in bladder cancer.\n                SKA3\n                might be a novel biomarker for evaluating prognosis and immune infiltration in bladder cancer.","container-title":"Hereditas","DOI":"10.1186/s41065-022-00234-z","ISSN":"1601-5223","issue":"1","journalAbbreviation":"Hereditas","language":"en","page":"20","source":"DOI.org (Crossref)","title":"SKA3 is a prognostic biomarker and associated with immune infiltration in bladder cancer","volume":"159","author":[{"family":"Wang","given":"Chenyang"},{"family":"Liu","given":"Shasha"},{"family":"Zhang","given":"Xinhong"},{"family":"Wang","given":"Yan"},{"family":"Guan","given":"Peng"},{"family":"Bu","given":"Fanyou"},{"family":"Wang","given":"Hao"},{"family":"Wang","given":"Dawen"},{"family":"Fan","given":"Yi"},{"family":"Hou","given":"Sichuan"},{"family":"Qiu","given":"Zhilei"}],"issued":{"date-parts":[["2022",12]]}},"label":"page"},{"id":1972,"uris":["http://zotero.org/users/2485577/items/FESWWHPW"],"itemData":{"id":1972,"type":"article-journal","container-title":"Oncotarget","DOI":"10.18632/oncotarget.25410","ISSN":"1949-2553","issue":"42","journalAbbreviation":"Oncotarget","language":"en","page":"26638-26658","source":"DOI.org (Crossref)","title":"Anti-tumor roles of both strands of the &lt;i&gt;miR-455&lt;/i&gt; duplex: their targets &lt;i&gt;SKA1&lt;/i&gt; and &lt;i&gt;SKA3&lt;/i&gt; are involved in the pathogenesis of renal cell carcinoma","title-short":"Anti-tumor roles of both strands of the &lt;i&gt;miR-455&lt;/i&gt; duplex","volume":"9","author":[{"family":"Yamada","given":"Yasutaka"},{"family":"Arai","given":"Takayuki"},{"family":"Kojima","given":"Satoko"},{"family":"Sugawara","given":"Sho"},{"family":"Kato","given":"Mayuko"},{"family":"Okato","given":"Atsushi"},{"family":"Yamazaki","given":"Kazuto"},{"family":"Naya","given":"Yukio"},{"family":"Ichikawa","given":"Tomohiko"},{"family":"Seki","given":"Naohiko"}],"issued":{"date-parts":[["2018",6,1]]}},"label":"page"}],"schema":"https://github.com/citation-style-language/schema/raw/master/csl-citation.json"} </w:instrText>
      </w:r>
      <w:ins w:id="157" w:author="Aftab Alam" w:date="2025-09-15T10:56:00Z" w16du:dateUtc="2025-09-15T06:56:00Z">
        <w:r w:rsidRPr="00267E50">
          <w:rPr>
            <w:rFonts w:ascii="Times New Roman" w:hAnsi="Times New Roman" w:cs="Times New Roman"/>
          </w:rPr>
          <w:fldChar w:fldCharType="separate"/>
        </w:r>
      </w:ins>
      <w:r w:rsidRPr="00267E50">
        <w:rPr>
          <w:rFonts w:ascii="Times New Roman" w:hAnsi="Times New Roman" w:cs="Times New Roman"/>
        </w:rPr>
        <w:t>[16,17]</w:t>
      </w:r>
      <w:ins w:id="158" w:author="Aftab Alam" w:date="2025-09-15T10:56:00Z" w16du:dateUtc="2025-09-15T06:56:00Z">
        <w:r w:rsidRPr="00267E50">
          <w:rPr>
            <w:rFonts w:ascii="Times New Roman" w:hAnsi="Times New Roman" w:cs="Times New Roman"/>
          </w:rPr>
          <w:fldChar w:fldCharType="end"/>
        </w:r>
        <w:r w:rsidRPr="00267E50">
          <w:rPr>
            <w:rFonts w:ascii="Times New Roman" w:hAnsi="Times New Roman" w:cs="Times New Roman"/>
          </w:rPr>
          <w:t xml:space="preserve">. Thus, the </w:t>
        </w:r>
        <w:r w:rsidRPr="00267E50">
          <w:rPr>
            <w:rFonts w:ascii="Times New Roman" w:hAnsi="Times New Roman" w:cs="Times New Roman"/>
            <w:i/>
            <w:iCs/>
            <w:rPrChange w:id="159" w:author="Aftab Alam" w:date="2025-09-15T11:38:00Z" w16du:dateUtc="2025-09-15T07:38:00Z">
              <w:rPr>
                <w:rFonts w:ascii="Times New Roman" w:hAnsi="Times New Roman" w:cs="Times New Roman"/>
              </w:rPr>
            </w:rPrChange>
          </w:rPr>
          <w:t>SKA3</w:t>
        </w:r>
        <w:r w:rsidRPr="00267E50">
          <w:rPr>
            <w:rFonts w:ascii="Times New Roman" w:hAnsi="Times New Roman" w:cs="Times New Roman"/>
          </w:rPr>
          <w:t>-centric network operates as a potent engine of tumor progression by compromising chromosomal integrity and accelerating cell division, ultimately leading to treatment-resistant and metastatic disease.</w:t>
        </w:r>
      </w:ins>
    </w:p>
    <w:p w14:paraId="3CC45782" w14:textId="4E06EAD3" w:rsidR="00857144" w:rsidRPr="00267E50" w:rsidRDefault="00857144">
      <w:pPr>
        <w:spacing w:line="360" w:lineRule="auto"/>
        <w:ind w:left="426"/>
        <w:jc w:val="both"/>
        <w:rPr>
          <w:ins w:id="160" w:author="Aftab Alam" w:date="2025-09-15T14:04:00Z" w16du:dateUtc="2025-09-15T10:04:00Z"/>
        </w:rPr>
        <w:pPrChange w:id="161" w:author="Aftab Alam" w:date="2025-09-15T14:08:00Z" w16du:dateUtc="2025-09-15T10:08:00Z">
          <w:pPr>
            <w:spacing w:line="240" w:lineRule="auto"/>
            <w:jc w:val="both"/>
          </w:pPr>
        </w:pPrChange>
      </w:pPr>
      <w:ins w:id="162" w:author="Aftab Alam" w:date="2025-09-15T11:38:00Z" w16du:dateUtc="2025-09-15T07:38:00Z">
        <w:r w:rsidRPr="00267E50">
          <w:rPr>
            <w:rFonts w:ascii="Times New Roman" w:hAnsi="Times New Roman" w:cs="Times New Roman"/>
            <w:b/>
            <w:bCs/>
            <w:u w:val="single"/>
            <w:rPrChange w:id="163" w:author="Aftab Alam" w:date="2025-09-15T11:51:00Z" w16du:dateUtc="2025-09-15T07:51:00Z">
              <w:rPr>
                <w:b/>
                <w:bCs/>
              </w:rPr>
            </w:rPrChange>
          </w:rPr>
          <w:t>Cluster-4</w:t>
        </w:r>
        <w:r w:rsidRPr="00267E50">
          <w:rPr>
            <w:rFonts w:ascii="Times New Roman" w:hAnsi="Times New Roman" w:cs="Times New Roman"/>
            <w:rPrChange w:id="164" w:author="Aftab Alam" w:date="2025-09-15T11:38:00Z" w16du:dateUtc="2025-09-15T07:38:00Z">
              <w:rPr/>
            </w:rPrChange>
          </w:rPr>
          <w:t> is centrally organized around the hub gene </w:t>
        </w:r>
        <w:r w:rsidRPr="00267E50">
          <w:rPr>
            <w:rFonts w:ascii="Times New Roman" w:hAnsi="Times New Roman" w:cs="Times New Roman"/>
            <w:i/>
            <w:iCs/>
            <w:rPrChange w:id="165" w:author="Aftab Alam" w:date="2025-09-15T11:40:00Z" w16du:dateUtc="2025-09-15T07:40:00Z">
              <w:rPr>
                <w:b/>
                <w:bCs/>
              </w:rPr>
            </w:rPrChange>
          </w:rPr>
          <w:t>CRYAB</w:t>
        </w:r>
        <w:r w:rsidRPr="00267E50">
          <w:rPr>
            <w:rFonts w:ascii="Times New Roman" w:hAnsi="Times New Roman" w:cs="Times New Roman"/>
            <w:rPrChange w:id="166" w:author="Aftab Alam" w:date="2025-09-15T11:40:00Z" w16du:dateUtc="2025-09-15T07:40:00Z">
              <w:rPr>
                <w:b/>
                <w:bCs/>
              </w:rPr>
            </w:rPrChange>
          </w:rPr>
          <w:t xml:space="preserve"> (αB-crystallin)</w:t>
        </w:r>
        <w:r w:rsidRPr="00267E50">
          <w:rPr>
            <w:rFonts w:ascii="Times New Roman" w:hAnsi="Times New Roman" w:cs="Times New Roman"/>
            <w:rPrChange w:id="167" w:author="Aftab Alam" w:date="2025-09-15T11:38:00Z" w16du:dateUtc="2025-09-15T07:38:00Z">
              <w:rPr/>
            </w:rPrChange>
          </w:rPr>
          <w:t xml:space="preserve">, a multifunctional small heat shock protein that coordinates a network promoting robust cellular survival and immune modulation. </w:t>
        </w:r>
      </w:ins>
      <w:ins w:id="168" w:author="Aftab Alam" w:date="2025-09-15T11:42:00Z">
        <w:r w:rsidRPr="00267E50">
          <w:rPr>
            <w:rFonts w:ascii="Times New Roman" w:hAnsi="Times New Roman" w:cs="Times New Roman"/>
          </w:rPr>
          <w:t>Although the functional profile of this cluster remains largely uncharacterized</w:t>
        </w:r>
      </w:ins>
      <w:ins w:id="169" w:author="Aftab Alam" w:date="2025-09-15T11:42:00Z" w16du:dateUtc="2025-09-15T07:42:00Z">
        <w:r w:rsidRPr="00267E50">
          <w:rPr>
            <w:rFonts w:ascii="Times New Roman" w:hAnsi="Times New Roman" w:cs="Times New Roman"/>
          </w:rPr>
          <w:t xml:space="preserve"> </w:t>
        </w:r>
      </w:ins>
      <w:r w:rsidRPr="00267E50">
        <w:rPr>
          <w:rFonts w:ascii="Times New Roman" w:hAnsi="Times New Roman" w:cs="Times New Roman"/>
        </w:rPr>
        <w:t xml:space="preserve">in </w:t>
      </w:r>
      <w:ins w:id="170" w:author="Aftab Alam" w:date="2025-09-15T11:42:00Z" w16du:dateUtc="2025-09-15T07:42:00Z">
        <w:r w:rsidRPr="00267E50">
          <w:rPr>
            <w:rFonts w:ascii="Times New Roman" w:hAnsi="Times New Roman" w:cs="Times New Roman"/>
          </w:rPr>
          <w:t>cancer but</w:t>
        </w:r>
      </w:ins>
      <w:ins w:id="171" w:author="Aftab Alam" w:date="2025-09-15T11:42:00Z">
        <w:r w:rsidRPr="00267E50">
          <w:rPr>
            <w:rFonts w:ascii="Times New Roman" w:hAnsi="Times New Roman" w:cs="Times New Roman"/>
          </w:rPr>
          <w:t xml:space="preserve"> </w:t>
        </w:r>
        <w:r w:rsidRPr="00267E50">
          <w:rPr>
            <w:rFonts w:ascii="Times New Roman" w:hAnsi="Times New Roman" w:cs="Times New Roman"/>
            <w:i/>
            <w:iCs/>
          </w:rPr>
          <w:t>CRYAB</w:t>
        </w:r>
        <w:r w:rsidRPr="00267E50">
          <w:rPr>
            <w:rFonts w:ascii="Times New Roman" w:hAnsi="Times New Roman" w:cs="Times New Roman"/>
          </w:rPr>
          <w:t xml:space="preserve"> plays a critical role in regulating</w:t>
        </w:r>
      </w:ins>
      <w:r w:rsidRPr="00267E50">
        <w:rPr>
          <w:rFonts w:ascii="Times New Roman" w:hAnsi="Times New Roman" w:cs="Times New Roman"/>
        </w:rPr>
        <w:t xml:space="preserve"> the</w:t>
      </w:r>
      <w:ins w:id="172" w:author="Aftab Alam" w:date="2025-09-15T11:42:00Z">
        <w:r w:rsidRPr="00267E50">
          <w:rPr>
            <w:rFonts w:ascii="Times New Roman" w:hAnsi="Times New Roman" w:cs="Times New Roman"/>
          </w:rPr>
          <w:t xml:space="preserve"> key apoptotic and signaling pathways, including Raf/MEK/ERK and PI3K/Akt, allowing it to inhibit pro-apoptotic proteins such as Bax, Bcl-</w:t>
        </w:r>
        <w:proofErr w:type="spellStart"/>
        <w:r w:rsidRPr="00267E50">
          <w:rPr>
            <w:rFonts w:ascii="Times New Roman" w:hAnsi="Times New Roman" w:cs="Times New Roman"/>
          </w:rPr>
          <w:t>xS</w:t>
        </w:r>
        <w:proofErr w:type="spellEnd"/>
        <w:r w:rsidRPr="00267E50">
          <w:rPr>
            <w:rFonts w:ascii="Times New Roman" w:hAnsi="Times New Roman" w:cs="Times New Roman"/>
          </w:rPr>
          <w:t>, caspase-3, and p53, thereby protecting cells from stress-induced death and therapeutic challenges</w:t>
        </w:r>
      </w:ins>
      <w:ins w:id="173" w:author="Aftab Alam" w:date="2025-09-15T11:42:00Z" w16du:dateUtc="2025-09-15T07:42:00Z">
        <w:r w:rsidRPr="00267E50">
          <w:rPr>
            <w:rFonts w:ascii="Times New Roman" w:hAnsi="Times New Roman" w:cs="Times New Roman"/>
          </w:rPr>
          <w:t xml:space="preserve"> </w:t>
        </w:r>
      </w:ins>
      <w:ins w:id="174" w:author="Aftab Alam" w:date="2025-09-15T11:38:00Z" w16du:dateUtc="2025-09-15T07:38:00Z">
        <w:r w:rsidRPr="00267E50">
          <w:rPr>
            <w:rFonts w:ascii="Times New Roman" w:hAnsi="Times New Roman" w:cs="Times New Roman"/>
            <w:rPrChange w:id="175" w:author="Aftab Alam" w:date="2025-09-15T11:38:00Z" w16du:dateUtc="2025-09-15T07:38:00Z">
              <w:rPr/>
            </w:rPrChange>
          </w:rPr>
          <w:fldChar w:fldCharType="begin"/>
        </w:r>
      </w:ins>
      <w:r w:rsidRPr="00267E50">
        <w:rPr>
          <w:rFonts w:ascii="Times New Roman" w:hAnsi="Times New Roman" w:cs="Times New Roman"/>
        </w:rPr>
        <w:instrText xml:space="preserve"> ADDIN ZOTERO_ITEM CSL_CITATION {"citationID":"C97tJPLa","properties":{"formattedCitation":"[18]","plainCitation":"[18]","noteIndex":0},"citationItems":[{"id":2060,"uris":["http://zotero.org/users/2485577/items/RKIYHNRD"],"itemData":{"id":2060,"type":"article-journal","abstract":"CRYAB is a member of the small heat shock protein family, first discovered in the lens of the eye, and involved in various diseases, such as eye and heart diseases and even cancers, for example, breast cancer, lung cancer, prostate cancer, and ovarian cancer. In addition, CRYAB proteins are involved in a variety of signaling pathways including apoptosis, inflammation, and oxidative stress. This review summarizes the recent progress concerning the role of CRYAB in signaling pathways and diseases. Therefore, the role of CRYAB in signaling pathways and cancers is urgently needed. This article reviews the regulation of CRYAB in the apoptotic inflammatory signaling pathway and its role in cancers progression and as a key role in anti-cancer therapy targeting CRYAB in an effort to improve outcomes for patients with metastatic disease.","container-title":"OncoTargets and Therapy","DOI":"10.2147/OTT.S201799","ISSN":"1178-6930","journalAbbreviation":"Onco Targets Ther","language":"eng","note":"PMID: 31239701\nPMCID: PMC6553995","page":"4129-4139","source":"PubMed","title":"Progression of the role of CRYAB in signaling pathways and cancers","volume":"12","author":[{"family":"Zhang","given":"JunFei"},{"family":"Liu","given":"Jia"},{"family":"Wu","given":"JiaLi"},{"family":"Li","given":"WenFeng"},{"family":"Chen","given":"ZhongWei"},{"family":"Yang","given":"LiShan"}],"issued":{"date-parts":[["2019"]]}}}],"schema":"https://github.com/citation-style-language/schema/raw/master/csl-citation.json"} </w:instrText>
      </w:r>
      <w:ins w:id="176" w:author="Aftab Alam" w:date="2025-09-15T11:38:00Z" w16du:dateUtc="2025-09-15T07:38:00Z">
        <w:r w:rsidRPr="00267E50">
          <w:rPr>
            <w:rFonts w:ascii="Times New Roman" w:hAnsi="Times New Roman" w:cs="Times New Roman"/>
            <w:rPrChange w:id="177" w:author="Aftab Alam" w:date="2025-09-15T11:38:00Z" w16du:dateUtc="2025-09-15T07:38:00Z">
              <w:rPr/>
            </w:rPrChange>
          </w:rPr>
          <w:fldChar w:fldCharType="separate"/>
        </w:r>
      </w:ins>
      <w:r w:rsidRPr="00267E50">
        <w:rPr>
          <w:rFonts w:ascii="Times New Roman" w:hAnsi="Times New Roman" w:cs="Times New Roman"/>
        </w:rPr>
        <w:t>[18]</w:t>
      </w:r>
      <w:ins w:id="178" w:author="Aftab Alam" w:date="2025-09-15T11:38:00Z" w16du:dateUtc="2025-09-15T07:38:00Z">
        <w:r w:rsidRPr="00267E50">
          <w:rPr>
            <w:rFonts w:ascii="Times New Roman" w:hAnsi="Times New Roman" w:cs="Times New Roman"/>
            <w:rPrChange w:id="179" w:author="Aftab Alam" w:date="2025-09-15T11:38:00Z" w16du:dateUtc="2025-09-15T07:38:00Z">
              <w:rPr/>
            </w:rPrChange>
          </w:rPr>
          <w:fldChar w:fldCharType="end"/>
        </w:r>
        <w:r w:rsidRPr="00267E50">
          <w:rPr>
            <w:rFonts w:ascii="Times New Roman" w:hAnsi="Times New Roman" w:cs="Times New Roman"/>
            <w:rPrChange w:id="180" w:author="Aftab Alam" w:date="2025-09-15T11:38:00Z" w16du:dateUtc="2025-09-15T07:38:00Z">
              <w:rPr/>
            </w:rPrChange>
          </w:rPr>
          <w:t>.</w:t>
        </w:r>
      </w:ins>
      <w:ins w:id="181" w:author="Aftab Alam" w:date="2025-09-15T11:42:00Z" w16du:dateUtc="2025-09-15T07:42:00Z">
        <w:r w:rsidRPr="00267E50">
          <w:rPr>
            <w:rFonts w:ascii="Times New Roman" w:hAnsi="Times New Roman" w:cs="Times New Roman"/>
          </w:rPr>
          <w:t xml:space="preserve"> </w:t>
        </w:r>
      </w:ins>
      <w:ins w:id="182" w:author="Aftab Alam" w:date="2025-09-15T11:38:00Z" w16du:dateUtc="2025-09-15T07:38:00Z">
        <w:r w:rsidRPr="00267E50">
          <w:rPr>
            <w:rFonts w:ascii="Times New Roman" w:hAnsi="Times New Roman" w:cs="Times New Roman"/>
            <w:rPrChange w:id="183" w:author="Aftab Alam" w:date="2025-09-15T11:38:00Z" w16du:dateUtc="2025-09-15T07:38:00Z">
              <w:rPr/>
            </w:rPrChange>
          </w:rPr>
          <w:t xml:space="preserve">Beyond these cell-intrinsic survival mechanisms, </w:t>
        </w:r>
        <w:r w:rsidRPr="00267E50">
          <w:rPr>
            <w:rFonts w:ascii="Times New Roman" w:hAnsi="Times New Roman" w:cs="Times New Roman"/>
            <w:i/>
            <w:iCs/>
            <w:rPrChange w:id="184" w:author="Aftab Alam" w:date="2025-09-15T11:38:00Z" w16du:dateUtc="2025-09-15T07:38:00Z">
              <w:rPr/>
            </w:rPrChange>
          </w:rPr>
          <w:t xml:space="preserve">CRYAB </w:t>
        </w:r>
        <w:r w:rsidRPr="00267E50">
          <w:rPr>
            <w:rFonts w:ascii="Times New Roman" w:hAnsi="Times New Roman" w:cs="Times New Roman"/>
            <w:rPrChange w:id="185" w:author="Aftab Alam" w:date="2025-09-15T11:38:00Z" w16du:dateUtc="2025-09-15T07:38:00Z">
              <w:rPr/>
            </w:rPrChange>
          </w:rPr>
          <w:t xml:space="preserve">significantly influences the Tumor Microenvironment (TME) by modulating immune cell infiltration, positioning it as a promising biomarker for predicting immune response and prognosis across various malignancies </w:t>
        </w:r>
        <w:r w:rsidRPr="00267E50">
          <w:rPr>
            <w:rFonts w:ascii="Times New Roman" w:hAnsi="Times New Roman" w:cs="Times New Roman"/>
            <w:rPrChange w:id="186" w:author="Aftab Alam" w:date="2025-09-15T11:38:00Z" w16du:dateUtc="2025-09-15T07:38:00Z">
              <w:rPr/>
            </w:rPrChange>
          </w:rPr>
          <w:fldChar w:fldCharType="begin"/>
        </w:r>
      </w:ins>
      <w:r w:rsidRPr="00267E50">
        <w:rPr>
          <w:rFonts w:ascii="Times New Roman" w:hAnsi="Times New Roman" w:cs="Times New Roman"/>
        </w:rPr>
        <w:instrText xml:space="preserve"> ADDIN ZOTERO_ITEM CSL_CITATION {"citationID":"tIxmJgIF","properties":{"formattedCitation":"[19]","plainCitation":"[19]","noteIndex":0},"citationItems":[{"id":2058,"uris":["http://zotero.org/users/2485577/items/SZ6V6EDB"],"itemData":{"id":2058,"type":"article-journal","abstract":"Purpose\n              \n                There is evidence that the Crystallin Alpha B\n                (CRYAB)\n                gene is involved in the regulation of the tumor microenvironment and influences tumor prognosis in some cancers. However, the role of\n                CRYAB\n                gene in prognosis and immunology in pan-cancer is still unclear.\n              \n            \n            \n              Methods\n              \n                In this study, we analyzed the transcriptional profiles and survival data of cancer patients from The Cancer Genome Atlas (TCGA) database.\n                CRYAB\n                gene and its relationships with pan-cancer were analyzed using R packages, TIMER2.0, GEPIA2, Sangerbox, UALCAN, cBioPortal, ESTIMATE algorithm, and STRING. Besides, real-time fluorescence quantitative polymerase chain reaction (RT-qPCR) was utilized to detect\n                CRYAB\n                expression in KIRC and a human KIRC cell line (Caki-1).\n              \n            \n            \n              Results\n              \n                We found that\n                CRYAB\n                expression was different in tumors and adjacent tumors in human cancers, affecting patients’ prognosis in 15 cancer types. Additionally,\n                CRYAB\n                expression significantly correlated with tumor microenvironment (TME), immune checkpoints (ICP), tumor mutational burden (TMB), and microsatellite instability (MSI) in human cancers. Besides,\n                CRYAB\n                expression was positively associated with the immune infiltration of cancer-associated fibroblasts (CAFs) and endothelial cells in most human cancers. Based on enrichment analysis, the most prevalent\n                CRYAB\n                gene mechanism in malignant tumors may be through anti-apoptotic activity. Moreover, some FDA-approved drugs were found to be associated with\n                CRYAB\n                and might be potential cancer therapeutic candidates.\n              \n            \n            \n              Conclusions\n              \n                CRYAB\n                is a crucial component of the TME and influences immune cell infiltration, making it a promising biomarker to assess immune infiltration and prognosis in many malignancies.","container-title":"Frontiers in Surgery","DOI":"10.3389/fsurg.2022.1117307","ISSN":"2296-875X","journalAbbreviation":"Front. Surg.","page":"1117307","source":"DOI.org (Crossref)","title":"The role of CRYAB in tumor prognosis and immune infiltration: A Pan-cancer analysis","title-short":"The role of CRYAB in tumor prognosis and immune infiltration","volume":"9","author":[{"family":"Cheng","given":"Lang"},{"family":"Zou","given":"Xiong"},{"family":"Wang","given":"Jiawei"},{"family":"Zhang","given":"Jiange"},{"family":"Mo","given":"Zengnan"},{"family":"Huang","given":"Houbao"}],"issued":{"date-parts":[["2023",1,13]]}}}],"schema":"https://github.com/citation-style-language/schema/raw/master/csl-citation.json"} </w:instrText>
      </w:r>
      <w:ins w:id="187" w:author="Aftab Alam" w:date="2025-09-15T11:38:00Z" w16du:dateUtc="2025-09-15T07:38:00Z">
        <w:r w:rsidRPr="00267E50">
          <w:rPr>
            <w:rFonts w:ascii="Times New Roman" w:hAnsi="Times New Roman" w:cs="Times New Roman"/>
            <w:rPrChange w:id="188" w:author="Aftab Alam" w:date="2025-09-15T11:38:00Z" w16du:dateUtc="2025-09-15T07:38:00Z">
              <w:rPr/>
            </w:rPrChange>
          </w:rPr>
          <w:fldChar w:fldCharType="separate"/>
        </w:r>
      </w:ins>
      <w:r w:rsidRPr="00267E50">
        <w:rPr>
          <w:rFonts w:ascii="Times New Roman" w:hAnsi="Times New Roman" w:cs="Times New Roman"/>
        </w:rPr>
        <w:t>[19]</w:t>
      </w:r>
      <w:ins w:id="189" w:author="Aftab Alam" w:date="2025-09-15T11:38:00Z" w16du:dateUtc="2025-09-15T07:38:00Z">
        <w:r w:rsidRPr="00267E50">
          <w:rPr>
            <w:rFonts w:ascii="Times New Roman" w:hAnsi="Times New Roman" w:cs="Times New Roman"/>
            <w:rPrChange w:id="190" w:author="Aftab Alam" w:date="2025-09-15T11:38:00Z" w16du:dateUtc="2025-09-15T07:38:00Z">
              <w:rPr/>
            </w:rPrChange>
          </w:rPr>
          <w:fldChar w:fldCharType="end"/>
        </w:r>
        <w:r w:rsidRPr="00267E50">
          <w:rPr>
            <w:rFonts w:ascii="Times New Roman" w:hAnsi="Times New Roman" w:cs="Times New Roman"/>
            <w:rPrChange w:id="191" w:author="Aftab Alam" w:date="2025-09-15T11:38:00Z" w16du:dateUtc="2025-09-15T07:38:00Z">
              <w:rPr/>
            </w:rPrChange>
          </w:rPr>
          <w:t xml:space="preserve">. The collective function of </w:t>
        </w:r>
        <w:r w:rsidRPr="00267E50">
          <w:rPr>
            <w:rFonts w:ascii="Times New Roman" w:hAnsi="Times New Roman" w:cs="Times New Roman"/>
            <w:i/>
            <w:iCs/>
            <w:rPrChange w:id="192" w:author="Aftab Alam" w:date="2025-09-15T11:38:00Z" w16du:dateUtc="2025-09-15T07:38:00Z">
              <w:rPr/>
            </w:rPrChange>
          </w:rPr>
          <w:t>CRYAB</w:t>
        </w:r>
        <w:r w:rsidRPr="00267E50">
          <w:rPr>
            <w:rFonts w:ascii="Times New Roman" w:hAnsi="Times New Roman" w:cs="Times New Roman"/>
            <w:rPrChange w:id="193" w:author="Aftab Alam" w:date="2025-09-15T11:38:00Z" w16du:dateUtc="2025-09-15T07:38:00Z">
              <w:rPr/>
            </w:rPrChange>
          </w:rPr>
          <w:t xml:space="preserve"> and its associated network suggests a dual strategy whereby tumors intrinsically enhance their resilience to stress and therapy while extrinsically shaping an immunosuppressive microenvironment, ultimately facilitating immune evasion and disease progression</w:t>
        </w:r>
        <w:r w:rsidRPr="00267E50">
          <w:t>.</w:t>
        </w:r>
      </w:ins>
    </w:p>
    <w:p w14:paraId="535DDE28" w14:textId="3E500F45" w:rsidR="00857144" w:rsidRPr="00267E50" w:rsidRDefault="00857144">
      <w:pPr>
        <w:spacing w:line="360" w:lineRule="auto"/>
        <w:ind w:left="426"/>
        <w:jc w:val="both"/>
        <w:rPr>
          <w:ins w:id="194" w:author="Aftab Alam" w:date="2025-09-15T14:04:00Z" w16du:dateUtc="2025-09-15T10:04:00Z"/>
          <w:rFonts w:ascii="Times New Roman" w:hAnsi="Times New Roman" w:cs="Times New Roman"/>
        </w:rPr>
        <w:pPrChange w:id="195" w:author="Aftab Alam" w:date="2025-09-15T14:08:00Z" w16du:dateUtc="2025-09-15T10:08:00Z">
          <w:pPr>
            <w:spacing w:line="240" w:lineRule="auto"/>
            <w:jc w:val="both"/>
          </w:pPr>
        </w:pPrChange>
      </w:pPr>
      <w:ins w:id="196" w:author="Aftab Alam" w:date="2025-09-15T11:50:00Z" w16du:dateUtc="2025-09-15T07:50:00Z">
        <w:r w:rsidRPr="00267E50">
          <w:rPr>
            <w:rFonts w:ascii="Times New Roman" w:hAnsi="Times New Roman" w:cs="Times New Roman"/>
            <w:b/>
            <w:bCs/>
            <w:u w:val="single"/>
            <w:rPrChange w:id="197" w:author="Aftab Alam" w:date="2025-09-15T11:51:00Z" w16du:dateUtc="2025-09-15T07:51:00Z">
              <w:rPr>
                <w:rFonts w:ascii="Times New Roman" w:hAnsi="Times New Roman" w:cs="Times New Roman"/>
                <w:b/>
                <w:bCs/>
              </w:rPr>
            </w:rPrChange>
          </w:rPr>
          <w:t>Cluster-5</w:t>
        </w:r>
        <w:r w:rsidRPr="00267E50">
          <w:rPr>
            <w:rFonts w:ascii="Times New Roman" w:hAnsi="Times New Roman" w:cs="Times New Roman"/>
          </w:rPr>
          <w:t> is driven by the </w:t>
        </w:r>
        <w:r w:rsidRPr="00267E50">
          <w:rPr>
            <w:rFonts w:ascii="Times New Roman" w:hAnsi="Times New Roman" w:cs="Times New Roman"/>
            <w:i/>
            <w:iCs/>
            <w:rPrChange w:id="198" w:author="Aftab Alam" w:date="2025-09-15T13:52:00Z" w16du:dateUtc="2025-09-15T09:52:00Z">
              <w:rPr>
                <w:rFonts w:ascii="Times New Roman" w:hAnsi="Times New Roman" w:cs="Times New Roman"/>
                <w:b/>
                <w:bCs/>
              </w:rPr>
            </w:rPrChange>
          </w:rPr>
          <w:t>HJURP</w:t>
        </w:r>
        <w:r w:rsidRPr="00267E50">
          <w:rPr>
            <w:rFonts w:ascii="Times New Roman" w:hAnsi="Times New Roman" w:cs="Times New Roman"/>
          </w:rPr>
          <w:t xml:space="preserve"> oncogene, a histone chaperone essential for accurate chromosome segregation during cell division </w:t>
        </w:r>
        <w:r w:rsidRPr="00267E50">
          <w:rPr>
            <w:rFonts w:ascii="Times New Roman" w:hAnsi="Times New Roman" w:cs="Times New Roman"/>
          </w:rPr>
          <w:fldChar w:fldCharType="begin"/>
        </w:r>
      </w:ins>
      <w:r w:rsidRPr="00267E50">
        <w:rPr>
          <w:rFonts w:ascii="Times New Roman" w:hAnsi="Times New Roman" w:cs="Times New Roman"/>
        </w:rPr>
        <w:instrText xml:space="preserve"> ADDIN ZOTERO_ITEM CSL_CITATION {"citationID":"an2oshurq1","properties":{"formattedCitation":"[20]","plainCitation":"[20]","noteIndex":0},"citationItems":[{"id":1539,"uris":["http://zotero.org/users/2485577/items/DGEME6WJ"],"itemData":{"id":1539,"type":"article-journal","abstract":"Oncogenes are increasingly recognized as important factors in the development and progression of cancer. Holliday Junction Recognition Protein (HJURP) is a highly specialized mitogenic protein that is a chaperone protein of histone H3. The HJURP gene is located on chromosome 2q37.1 and is involved in nucleosome composition in the mitotic region, forming a three-dimensional crystal structure with Centromere Protein A (CENP-A) and the histone 4 complex. HJURP is involved in the recruitment and assembly of centromere and kinetochore and plays a key role in stabilizing the chromosome structure of tumor cells, and its dysfunction may contribute to tumorigenesis. In the available studies HJURP is upregulated in a variety of cancer tissues and cancer cell lines and is involved in tumor proliferation, invasion, metastasis and immune response. In an\n              in vivo\n              model, overexpression of HJURP in most cancer cell lines promotes cell proliferation and invasiveness, reduces susceptibility to apoptosis, and promotes tumor growth. In addition, upregulation of HJURP was associated with poorer prognosis in a variety of cancers. These properties suggest that HJURP may be a possible target for the treatment of certain cancers. Various studies targeting HJURP as a prognostic and therapeutic target for cancer are gradually attracting interest and attention. This paper reviews the functional and molecular mechanisms of HJURP in a variety of tumor types with the aim of providing new targets for future cancer therapy.","container-title":"Frontiers in Cell and Developmental Biology","DOI":"10.3389/fcell.2023.1106638","ISSN":"2296-634X","journalAbbreviation":"Front. Cell Dev. Biol.","page":"1106638","source":"DOI.org (Crossref)","title":"Advances in holliday junction recognition protein (HJURP): Structure, molecular functions, and roles in cancer","title-short":"Advances in holliday junction recognition protein (HJURP)","volume":"11","author":[{"family":"Li","given":"Lin"},{"family":"Yuan","given":"Qiang"},{"family":"Chu","given":"Yue-Ming"},{"family":"Jiang","given":"Hang-Yu"},{"family":"Zhao","given":"Ju-Hua"},{"family":"Su","given":"Qiang"},{"family":"Huo","given":"Dan-Qun"},{"family":"Zhang","given":"Xiao-Fen"}],"issued":{"date-parts":[["2023",3,21]]}}}],"schema":"https://github.com/citation-style-language/schema/raw/master/csl-citation.json"} </w:instrText>
      </w:r>
      <w:ins w:id="199" w:author="Aftab Alam" w:date="2025-09-15T11:50:00Z" w16du:dateUtc="2025-09-15T07:50:00Z">
        <w:r w:rsidRPr="00267E50">
          <w:rPr>
            <w:rFonts w:ascii="Times New Roman" w:hAnsi="Times New Roman" w:cs="Times New Roman"/>
          </w:rPr>
          <w:fldChar w:fldCharType="separate"/>
        </w:r>
      </w:ins>
      <w:r w:rsidRPr="00267E50">
        <w:rPr>
          <w:rFonts w:ascii="Times New Roman" w:hAnsi="Times New Roman" w:cs="Times New Roman"/>
        </w:rPr>
        <w:t>[20]</w:t>
      </w:r>
      <w:ins w:id="200" w:author="Aftab Alam" w:date="2025-09-15T11:50:00Z" w16du:dateUtc="2025-09-15T07:50:00Z">
        <w:r w:rsidRPr="00267E50">
          <w:rPr>
            <w:rFonts w:ascii="Times New Roman" w:hAnsi="Times New Roman" w:cs="Times New Roman"/>
          </w:rPr>
          <w:fldChar w:fldCharType="end"/>
        </w:r>
        <w:r w:rsidRPr="00267E50">
          <w:rPr>
            <w:rFonts w:ascii="Times New Roman" w:hAnsi="Times New Roman" w:cs="Times New Roman"/>
          </w:rPr>
          <w:t xml:space="preserve">. Its significant upregulation across numerous cancers (e.g., liver, prostate, breast, renal, ovarian, pancreatic) is strongly linked to poor prognosis of patients </w:t>
        </w:r>
        <w:r w:rsidRPr="00267E50">
          <w:rPr>
            <w:rFonts w:ascii="Times New Roman" w:hAnsi="Times New Roman" w:cs="Times New Roman"/>
          </w:rPr>
          <w:fldChar w:fldCharType="begin"/>
        </w:r>
      </w:ins>
      <w:r w:rsidRPr="00267E50">
        <w:rPr>
          <w:rFonts w:ascii="Times New Roman" w:hAnsi="Times New Roman" w:cs="Times New Roman"/>
        </w:rPr>
        <w:instrText xml:space="preserve"> ADDIN ZOTERO_ITEM CSL_CITATION {"citationID":"amvjrch5fq","properties":{"formattedCitation":"[21]","plainCitation":"[21]","noteIndex":0},"citationItems":[{"id":1978,"uris":["http://zotero.org/users/2485577/items/GIEKDFD2"],"itemData":{"id":1978,"type":"article-journal","abstract":"Abstract\n            \n              Introduction\n              \n                HJURP (Holliday Junction Recognition Protein) is a newly discovered gene reported to function at centromeres and to interact with CENPA. However its role in tumor development remains largely unknown. The goal of this study was to investigate the clinical significance of\n                HJURP\n                in breast cancer and its correlation with radiotherapeutic outcome.\n              \n            \n            \n              Methods\n              \n                We measured\n                HJURP\n                expression level in human breast cancer cell lines and primary breast cancers by Western blot and/or by Affymetrix Microarray; and determined its associations with clinical variables using standard statistical methods. Validation was performed with the use of published microarray data. We assessed cell growth and apoptosis of breast cancer cells after radiation using high-content image analysis.\n              \n            \n            \n              Results\n              \n                HJURP\n                was expressed at higher level in breast cancer than in normal breast tissue.\n                HJURP\n                mRNA levels were significantly associated with estrogen receptor (ER), progesterone receptor (PR), Scarff-Bloom-Richardson (SBR) grade, age and Ki67 proliferation indices, but not with pathologic stage, ERBB2, tumor size, or lymph node status. Higher\n                HJURP\n                mRNA levels significantly decreased disease-free and overall survival.\n                HJURP\n                mRNA levels predicted the prognosis better than Ki67 proliferation indices. In a multivariate Cox proportional-hazard regression, including clinical variables as covariates,\n                HJURP\n                mRNA levels remained an independent prognostic factor for disease-free and overall survival. In addition\n                HJURP\n                mRNA levels were an independent prognostic factor over molecular subtypes (normal like, luminal, Erbb2 and basal). Poor clinical outcomes among patients with high\n                HJURP\n                expression were validated in five additional breast cancer cohorts. Furthermore, the patients with high\n                HJURP\n                levels were much more sensitive to radiotherapy.\n                In vitro\n                studies in breast cancer cell lines showed that cells with high\n                HJURP\n                levels were more sensitive to radiation treatment and had a higher rate of apoptosis than those with low levels. Knock down of\n                HJURP\n                in human breast cancer cells using shRNA reduced the sensitivity to radiation treatment.\n                HJURP\n                mRNA levels were significantly correlated with CENPA mRNA levels.\n              \n            \n            \n              Conclusions\n              \n                HJURP\n                mRNA level is a prognostic factor for disease-free and overall survival in patients with breast cancer and is a predictive biomarker for sensitivity to radiotherapy.","container-title":"Breast Cancer Research","DOI":"10.1186/bcr2487","ISSN":"1465-542X","issue":"2","journalAbbreviation":"Breast Cancer Res","language":"en","page":"R18","source":"DOI.org (Crossref)","title":"The expression level of HJURP has an independent prognostic impact and predicts the sensitivity to radiotherapy in breast cancer","volume":"12","author":[{"family":"Hu","given":"Zhi"},{"family":"Huang","given":"Ge"},{"family":"Sadanandam","given":"Anguraj"},{"family":"Gu","given":"Shenda"},{"family":"Lenburg","given":"Marc E"},{"family":"Pai","given":"Melody"},{"family":"Bayani","given":"Nora"},{"family":"Blakely","given":"Eleanor A"},{"family":"Gray","given":"Joe W"},{"family":"Mao","given":"Jian-Hua"}],"issued":{"date-parts":[["2010",3,8]]}}}],"schema":"https://github.com/citation-style-language/schema/raw/master/csl-citation.json"} </w:instrText>
      </w:r>
      <w:ins w:id="201" w:author="Aftab Alam" w:date="2025-09-15T11:50:00Z" w16du:dateUtc="2025-09-15T07:50:00Z">
        <w:r w:rsidRPr="00267E50">
          <w:rPr>
            <w:rFonts w:ascii="Times New Roman" w:hAnsi="Times New Roman" w:cs="Times New Roman"/>
          </w:rPr>
          <w:fldChar w:fldCharType="separate"/>
        </w:r>
      </w:ins>
      <w:r w:rsidRPr="00267E50">
        <w:rPr>
          <w:rFonts w:ascii="Times New Roman" w:hAnsi="Times New Roman" w:cs="Times New Roman"/>
        </w:rPr>
        <w:t>[21]</w:t>
      </w:r>
      <w:ins w:id="202" w:author="Aftab Alam" w:date="2025-09-15T11:50:00Z" w16du:dateUtc="2025-09-15T07:50:00Z">
        <w:r w:rsidRPr="00267E50">
          <w:rPr>
            <w:rFonts w:ascii="Times New Roman" w:hAnsi="Times New Roman" w:cs="Times New Roman"/>
          </w:rPr>
          <w:fldChar w:fldCharType="end"/>
        </w:r>
        <w:r w:rsidRPr="00267E50">
          <w:rPr>
            <w:rFonts w:ascii="Times New Roman" w:hAnsi="Times New Roman" w:cs="Times New Roman"/>
          </w:rPr>
          <w:t xml:space="preserve">. </w:t>
        </w:r>
        <w:r w:rsidRPr="00267E50">
          <w:rPr>
            <w:rFonts w:ascii="Times New Roman" w:hAnsi="Times New Roman" w:cs="Times New Roman"/>
            <w:i/>
            <w:iCs/>
            <w:rPrChange w:id="203" w:author="Aftab Alam" w:date="2025-09-15T11:51:00Z" w16du:dateUtc="2025-09-15T07:51:00Z">
              <w:rPr>
                <w:rFonts w:ascii="Times New Roman" w:hAnsi="Times New Roman" w:cs="Times New Roman"/>
              </w:rPr>
            </w:rPrChange>
          </w:rPr>
          <w:t>HJURP</w:t>
        </w:r>
        <w:r w:rsidRPr="00267E50">
          <w:rPr>
            <w:rFonts w:ascii="Times New Roman" w:hAnsi="Times New Roman" w:cs="Times New Roman"/>
          </w:rPr>
          <w:t xml:space="preserve"> promotes tumor proliferation, invasion, metastasis, and chemoresistance </w:t>
        </w:r>
        <w:r w:rsidRPr="00267E50">
          <w:rPr>
            <w:rFonts w:ascii="Times New Roman" w:hAnsi="Times New Roman" w:cs="Times New Roman"/>
          </w:rPr>
          <w:fldChar w:fldCharType="begin"/>
        </w:r>
      </w:ins>
      <w:r w:rsidRPr="00267E50">
        <w:rPr>
          <w:rFonts w:ascii="Times New Roman" w:hAnsi="Times New Roman" w:cs="Times New Roman"/>
        </w:rPr>
        <w:instrText xml:space="preserve"> ADDIN ZOTERO_ITEM CSL_CITATION {"citationID":"a1t6cbh3uei","properties":{"formattedCitation":"[22,23]","plainCitation":"[22,23]","noteIndex":0},"citationItems":[{"id":1980,"uris":["http://zotero.org/users/2485577/items/U93UZ7IS"],"itemData":{"id":1980,"type":"article-journal","abstract":"OBJECTIVE: Holliday junction-recognizing protein (HJURP) was found to be upregulated in several tumors, including non-small cell lung cancer (NSCLC), and the effect of HJURP on NSCLC remains unknown. The objective of the present study was to explore the clinical significance of HJURP and its function in regulating the progression of NSCLC. PATIENTS AND METHODS: Reverse Transcriptions-Polymerase Chain Reaction (RT-PC) and Western blot were performed to detect the expression levels of HJURP in NSCLC tissues and cell lines. The association of HJURP expression level with various important clinicopathological parameters was evaluated. Then, the effects of HJURP expression on tumor cell behavior in vitro were analyzed by the Cell Counting Kit-8 (CCK-8), EdU assays, colony formation, flow cytometry, and transwell assays. The protein levels of related proteins of the Wnt/β-catenin pathway were determined using the Western blot assay. RESULTS: Our study showed that HJURP was significantly upregulated in both NSCLC tissues and cell lines. The higher expression of HJURP was associated with advanced TNM stage, distant metastasis, and poor prognosis. Our data from in vitro assays confirmed that the knockdown of HJURP suppressed NSCLC cells proliferation, migration, invasion, epithelial-mesenchymal transition (EMT) progress, and induced cells apoptosis. Notably, through Western blot analysis, we found that HJURP suppression remarkably decreased β-catenin, cyclin D1 and c-myc expression level in NSCLC cell lines. CONCLUSIONS: Our findings provide clues regarding the role of HJURP as a tumor promoter in NSCLC via the activation of the Wnt/β-catenin pathway, indicating HJURP may be a promising therapeutic target for NSCLC.","container-title":"European Review for Medical and Pharmacological Sciences","DOI":"10.26355/eurrev_201905_17812","ISSN":"1128-3602, 2284-0729","issue":"9","language":"eng","page":"3847–3856","source":"DOI.org (CSL JSON)","title":"Knockdown of HJURP inhibits non-small cell lung cancer cell proliferation, migration, and invasion by repressing Wnt/β-catenin signaling","volume":"23","author":[{"family":"Wei","given":"Y."},{"family":"Ouyang","given":"G.-L."},{"family":"Yao","given":"W.-X."},{"family":"Zhu","given":"Y.-J."},{"family":"Li","given":"X."},{"family":"Huang","given":"L.-X."},{"family":"Yang","given":"X.-W."},{"family":"Jiang","given":"W.-J."}],"issued":{"date-parts":[["2019",5]]}},"label":"page"},{"id":1981,"uris":["http://zotero.org/users/2485577/items/ZVW7SNLU"],"itemData":{"id":1981,"type":"article-journal","abstract":"Abstract\n            Triple-negative breast cancer is still a difficult point in clinical treatment at present, and a deep study of its pathogenesis has great clinical value. Therefore, our research mainly focuses on exploring the progression of triple-negative breast cancer and determines the important role of the HJURP/YAP1/NDRG1 transcriptional regulation axis in triple-negative breast cancer. We observed significantly increased HJURP expression levels in triple-negative breast cancer compared to other subtypes. HJURP could affect the level of ubiquitination modification of YAP1 protein and then regulate its downstream transcriptional activity. Mechanistically, we found that YAP1 positively regulates NDRG1 transcription by binding the promoter region of the NDRG1 gene. And HJURP/YAP1/NDRG1 axis could affect cell proliferation and chemotherapy sensitivity in triple-negative breast cancer. Taken together, these findings provide insights into the transcriptional regulation axis of HJURP/YAP1/NDRG1 in triple-negative breast cancer progression and therapeutic response.","container-title":"Cell Death &amp; Disease","DOI":"10.1038/s41419-022-04833-6","ISSN":"2041-4889","issue":"4","journalAbbreviation":"Cell Death Dis","language":"en","page":"396","source":"DOI.org (Crossref)","title":"HJURP regulates cell proliferation and chemo-resistance via YAP1/NDRG1 transcriptional axis in triple-negative breast cancer","volume":"13","author":[{"family":"Mao","given":"Misha"},{"family":"Jia","given":"Yunlu"},{"family":"Chen","given":"Yongxia"},{"family":"Yang","given":"Jingjing"},{"family":"Xu","given":"Ling"},{"family":"Zhang","given":"Xun"},{"family":"Zhou","given":"Jichun"},{"family":"Li","given":"Zhaoqing"},{"family":"Chen","given":"Cong"},{"family":"Ju","given":"Siwei"},{"family":"Wang","given":"Linbo"}],"issued":{"date-parts":[["2022",4,22]]}},"label":"page"}],"schema":"https://github.com/citation-style-language/schema/raw/master/csl-citation.json"} </w:instrText>
      </w:r>
      <w:ins w:id="204" w:author="Aftab Alam" w:date="2025-09-15T11:50:00Z" w16du:dateUtc="2025-09-15T07:50:00Z">
        <w:r w:rsidRPr="00267E50">
          <w:rPr>
            <w:rFonts w:ascii="Times New Roman" w:hAnsi="Times New Roman" w:cs="Times New Roman"/>
          </w:rPr>
          <w:fldChar w:fldCharType="separate"/>
        </w:r>
      </w:ins>
      <w:r w:rsidRPr="00267E50">
        <w:rPr>
          <w:rFonts w:ascii="Times New Roman" w:hAnsi="Times New Roman" w:cs="Times New Roman"/>
        </w:rPr>
        <w:t>[22,23]</w:t>
      </w:r>
      <w:ins w:id="205" w:author="Aftab Alam" w:date="2025-09-15T11:50:00Z" w16du:dateUtc="2025-09-15T07:50:00Z">
        <w:r w:rsidRPr="00267E50">
          <w:rPr>
            <w:rFonts w:ascii="Times New Roman" w:hAnsi="Times New Roman" w:cs="Times New Roman"/>
          </w:rPr>
          <w:fldChar w:fldCharType="end"/>
        </w:r>
        <w:r w:rsidRPr="00267E50">
          <w:rPr>
            <w:rFonts w:ascii="Times New Roman" w:hAnsi="Times New Roman" w:cs="Times New Roman"/>
          </w:rPr>
          <w:t xml:space="preserve">. </w:t>
        </w:r>
        <w:r w:rsidRPr="00267E50">
          <w:rPr>
            <w:rFonts w:ascii="Times New Roman" w:hAnsi="Times New Roman" w:cs="Times New Roman"/>
            <w:rPrChange w:id="206" w:author="Aftab Alam" w:date="2025-09-15T11:51:00Z" w16du:dateUtc="2025-09-15T07:51:00Z">
              <w:rPr/>
            </w:rPrChange>
          </w:rPr>
          <w:t xml:space="preserve">The collective function of </w:t>
        </w:r>
        <w:r w:rsidRPr="00267E50">
          <w:rPr>
            <w:rFonts w:ascii="Times New Roman" w:hAnsi="Times New Roman" w:cs="Times New Roman"/>
            <w:i/>
            <w:iCs/>
            <w:rPrChange w:id="207" w:author="Aftab Alam" w:date="2025-09-15T11:51:00Z" w16du:dateUtc="2025-09-15T07:51:00Z">
              <w:rPr/>
            </w:rPrChange>
          </w:rPr>
          <w:t>HJURP</w:t>
        </w:r>
        <w:r w:rsidRPr="00267E50">
          <w:rPr>
            <w:rFonts w:ascii="Times New Roman" w:hAnsi="Times New Roman" w:cs="Times New Roman"/>
            <w:rPrChange w:id="208" w:author="Aftab Alam" w:date="2025-09-15T11:51:00Z" w16du:dateUtc="2025-09-15T07:51:00Z">
              <w:rPr/>
            </w:rPrChange>
          </w:rPr>
          <w:t xml:space="preserve"> and its associated genes is</w:t>
        </w:r>
        <w:r w:rsidRPr="00267E50">
          <w:rPr>
            <w:rFonts w:ascii="Times New Roman" w:hAnsi="Times New Roman" w:cs="Times New Roman"/>
          </w:rPr>
          <w:t xml:space="preserve"> in maintaining genomic instability, which is a key mechanism enabling uncontrolled growth, </w:t>
        </w:r>
        <w:r w:rsidRPr="00267E50">
          <w:rPr>
            <w:rFonts w:ascii="Times New Roman" w:hAnsi="Times New Roman" w:cs="Times New Roman"/>
            <w:rPrChange w:id="209" w:author="Aftab Alam" w:date="2025-09-15T11:51:00Z" w16du:dateUtc="2025-09-15T07:51:00Z">
              <w:rPr/>
            </w:rPrChange>
          </w:rPr>
          <w:t>metastasis, and resistance to therapy.</w:t>
        </w:r>
      </w:ins>
      <w:ins w:id="210" w:author="Aftab Alam" w:date="2025-09-15T13:52:00Z" w16du:dateUtc="2025-09-15T09:52:00Z">
        <w:r w:rsidRPr="00267E50">
          <w:rPr>
            <w:rFonts w:ascii="Times New Roman" w:hAnsi="Times New Roman" w:cs="Times New Roman"/>
          </w:rPr>
          <w:t xml:space="preserve"> </w:t>
        </w:r>
      </w:ins>
    </w:p>
    <w:p w14:paraId="53208CC1" w14:textId="4C42DA0B" w:rsidR="00857144" w:rsidRPr="00267E50" w:rsidRDefault="00857144">
      <w:pPr>
        <w:spacing w:line="360" w:lineRule="auto"/>
        <w:ind w:left="426"/>
        <w:jc w:val="both"/>
        <w:rPr>
          <w:ins w:id="211" w:author="Aftab Alam" w:date="2025-09-15T14:06:00Z" w16du:dateUtc="2025-09-15T10:06:00Z"/>
          <w:rFonts w:ascii="Times New Roman" w:hAnsi="Times New Roman" w:cs="Times New Roman"/>
        </w:rPr>
        <w:pPrChange w:id="212" w:author="Aftab Alam" w:date="2025-09-15T14:08:00Z" w16du:dateUtc="2025-09-15T10:08:00Z">
          <w:pPr>
            <w:spacing w:line="240" w:lineRule="auto"/>
            <w:jc w:val="both"/>
          </w:pPr>
        </w:pPrChange>
      </w:pPr>
      <w:ins w:id="213" w:author="Aftab Alam" w:date="2025-09-15T14:06:00Z">
        <w:r w:rsidRPr="00267E50">
          <w:rPr>
            <w:rFonts w:ascii="Times New Roman" w:hAnsi="Times New Roman" w:cs="Times New Roman"/>
            <w:b/>
            <w:bCs/>
            <w:u w:val="single"/>
          </w:rPr>
          <w:t>Cluster-6</w:t>
        </w:r>
        <w:r w:rsidRPr="00267E50">
          <w:rPr>
            <w:rFonts w:ascii="Times New Roman" w:hAnsi="Times New Roman" w:cs="Times New Roman"/>
            <w:rPrChange w:id="214" w:author="Aftab Alam" w:date="2025-09-15T14:06:00Z" w16du:dateUtc="2025-09-15T10:06:00Z">
              <w:rPr>
                <w:rFonts w:ascii="Times New Roman" w:hAnsi="Times New Roman" w:cs="Times New Roman"/>
                <w:b/>
                <w:bCs/>
                <w:u w:val="single"/>
              </w:rPr>
            </w:rPrChange>
          </w:rPr>
          <w:t xml:space="preserve"> is </w:t>
        </w:r>
        <w:proofErr w:type="spellStart"/>
        <w:r w:rsidRPr="00267E50">
          <w:rPr>
            <w:rFonts w:ascii="Times New Roman" w:hAnsi="Times New Roman" w:cs="Times New Roman"/>
            <w:rPrChange w:id="215" w:author="Aftab Alam" w:date="2025-09-15T14:06:00Z" w16du:dateUtc="2025-09-15T10:06:00Z">
              <w:rPr>
                <w:rFonts w:ascii="Times New Roman" w:hAnsi="Times New Roman" w:cs="Times New Roman"/>
                <w:b/>
                <w:bCs/>
                <w:u w:val="single"/>
              </w:rPr>
            </w:rPrChange>
          </w:rPr>
          <w:t>centered</w:t>
        </w:r>
        <w:proofErr w:type="spellEnd"/>
        <w:r w:rsidRPr="00267E50">
          <w:rPr>
            <w:rFonts w:ascii="Times New Roman" w:hAnsi="Times New Roman" w:cs="Times New Roman"/>
            <w:rPrChange w:id="216" w:author="Aftab Alam" w:date="2025-09-15T14:06:00Z" w16du:dateUtc="2025-09-15T10:06:00Z">
              <w:rPr>
                <w:rFonts w:ascii="Times New Roman" w:hAnsi="Times New Roman" w:cs="Times New Roman"/>
                <w:b/>
                <w:bCs/>
                <w:u w:val="single"/>
              </w:rPr>
            </w:rPrChange>
          </w:rPr>
          <w:t xml:space="preserve"> around the transcription factor OTX1, which acts as its hub gene</w:t>
        </w:r>
      </w:ins>
      <w:ins w:id="217" w:author="Aftab Alam" w:date="2025-09-15T14:06:00Z" w16du:dateUtc="2025-09-15T10:06:00Z">
        <w:r w:rsidRPr="00267E50">
          <w:rPr>
            <w:rFonts w:ascii="Times New Roman" w:hAnsi="Times New Roman" w:cs="Times New Roman"/>
          </w:rPr>
          <w:t>,</w:t>
        </w:r>
      </w:ins>
      <w:ins w:id="218" w:author="Aftab Alam" w:date="2025-09-15T12:03:00Z" w16du:dateUtc="2025-09-15T08:03:00Z">
        <w:r w:rsidRPr="00267E50">
          <w:rPr>
            <w:rFonts w:ascii="Times New Roman" w:hAnsi="Times New Roman" w:cs="Times New Roman"/>
            <w:rPrChange w:id="219" w:author="Aftab Alam" w:date="2025-09-15T12:03:00Z" w16du:dateUtc="2025-09-15T08:03:00Z">
              <w:rPr/>
            </w:rPrChange>
          </w:rPr>
          <w:t xml:space="preserve"> and is an oncogenic factor overexpressed in various cancers, including breast, colorectal, ovarian, and laryngeal squamous carcinomas </w:t>
        </w:r>
        <w:r w:rsidRPr="00267E50">
          <w:rPr>
            <w:rFonts w:ascii="Times New Roman" w:hAnsi="Times New Roman" w:cs="Times New Roman"/>
          </w:rPr>
          <w:fldChar w:fldCharType="begin"/>
        </w:r>
      </w:ins>
      <w:r w:rsidRPr="00267E50">
        <w:rPr>
          <w:rFonts w:ascii="Times New Roman" w:hAnsi="Times New Roman" w:cs="Times New Roman"/>
        </w:rPr>
        <w:instrText xml:space="preserve"> ADDIN ZOTERO_ITEM CSL_CITATION {"citationID":"a2jm3aben0b","properties":{"formattedCitation":"[24\\uc0\\u8211{}26]","plainCitation":"[24–26]","noteIndex":0},"citationItems":[{"id":1985,"uris":["http://zotero.org/users/2485577/items/WAAGBHCL"],"itemData":{"id":1985,"type":"article-journal","container-title":"Biochemical and Biophysical Research Communications","DOI":"10.1016/j.bbrc.2013.12.125","ISSN":"0006291X","issue":"1","journalAbbreviation":"Biochemical and Biophysical Research Communications","language":"en","page":"1-5","source":"DOI.org (Crossref)","title":"OTX1 promotes colorectal cancer progression through epithelial-mesenchymal transition","volume":"444","author":[{"family":"Yu","given":"Kun"},{"family":"Cai","given":"Xin-Yi"},{"family":"Li","given":"Qiang"},{"family":"Yang","given":"Zhi-Bin"},{"family":"Xiong","given":"Wei"},{"family":"Shen","given":"Tao"},{"family":"Wang","given":"Wei-Ya"},{"family":"Li","given":"Yun-Feng"}],"issued":{"date-parts":[["2014",1]]}}},{"id":1983,"uris":["http://zotero.org/users/2485577/items/ECGA8LIA"],"itemData":{"id":1983,"type":"article-journal","container-title":"Genes &amp; Diseases","DOI":"10.1016/j.gendis.2025.101642","ISSN":"23523042","journalAbbreviation":"Genes &amp; Diseases","language":"en","page":"101642","source":"DOI.org (Crossref)","title":"OTX1 promotes TNBC cell proliferation and tumor growth through the ERK pathway","author":[{"family":"Xie","given":"Huaying"},{"family":"Gong","given":"Dihe"},{"family":"Zhong","given":"Huaqiang"},{"family":"Luo","given":"Jurui"},{"family":"Yu","given":"Liangjie"},{"family":"Gao","given":"Meimei"},{"family":"Xu","given":"Zihao"},{"family":"Yun","given":"Wen"},{"family":"Bai","given":"Yongrui"},{"family":"Sun","given":"Jian"}],"issued":{"date-parts":[["2025",4]]}}},{"id":1984,"uris":["http://zotero.org/users/2485577/items/9P5KEW6S"],"itemData":{"id":1984,"type":"article-journal","container-title":"Tissue and Cell","DOI":"10.1016/j.tice.2023.102082","ISSN":"00408166","journalAbbreviation":"Tissue and Cell","language":"en","page":"102082","source":"DOI.org (Crossref)","title":"OTX1 silencing suppresses ovarian cancer progression through inhibiting the JAK/STAT signaling","volume":"82","author":[{"family":"Zhang","given":"Qian"},{"family":"Li","given":"Xiaoli"},{"family":"Ren","given":"Lili"},{"family":"Gu","given":"Xiaowei"},{"family":"Xiao","given":"Na"},{"family":"Li","given":"Na"}],"issued":{"date-parts":[["2023",6]]}},"label":"page"}],"schema":"https://github.com/citation-style-language/schema/raw/master/csl-citation.json"} </w:instrText>
      </w:r>
      <w:ins w:id="220" w:author="Aftab Alam" w:date="2025-09-15T12:03:00Z" w16du:dateUtc="2025-09-15T08:03:00Z">
        <w:r w:rsidRPr="00267E50">
          <w:rPr>
            <w:rFonts w:ascii="Times New Roman" w:hAnsi="Times New Roman" w:cs="Times New Roman"/>
          </w:rPr>
          <w:fldChar w:fldCharType="separate"/>
        </w:r>
      </w:ins>
      <w:r w:rsidRPr="00267E50">
        <w:rPr>
          <w:rFonts w:ascii="Times New Roman" w:hAnsi="Times New Roman" w:cs="Times New Roman"/>
          <w:kern w:val="0"/>
        </w:rPr>
        <w:t>[24–26]</w:t>
      </w:r>
      <w:ins w:id="221" w:author="Aftab Alam" w:date="2025-09-15T12:03:00Z" w16du:dateUtc="2025-09-15T08:03:00Z">
        <w:r w:rsidRPr="00267E50">
          <w:rPr>
            <w:rFonts w:ascii="Times New Roman" w:hAnsi="Times New Roman" w:cs="Times New Roman"/>
          </w:rPr>
          <w:fldChar w:fldCharType="end"/>
        </w:r>
        <w:r w:rsidRPr="00267E50">
          <w:rPr>
            <w:rFonts w:ascii="Times New Roman" w:hAnsi="Times New Roman" w:cs="Times New Roman"/>
          </w:rPr>
          <w:t xml:space="preserve">. </w:t>
        </w:r>
        <w:r w:rsidRPr="00267E50">
          <w:rPr>
            <w:rFonts w:ascii="Times New Roman" w:hAnsi="Times New Roman" w:cs="Times New Roman"/>
            <w:rPrChange w:id="222" w:author="Aftab Alam" w:date="2025-09-15T12:03:00Z" w16du:dateUtc="2025-09-15T08:03:00Z">
              <w:rPr/>
            </w:rPrChange>
          </w:rPr>
          <w:t xml:space="preserve">While the overall functional profile of this cluster in cancer remains poorly defined, </w:t>
        </w:r>
        <w:r w:rsidRPr="00267E50">
          <w:rPr>
            <w:rFonts w:ascii="Times New Roman" w:hAnsi="Times New Roman" w:cs="Times New Roman"/>
            <w:i/>
            <w:iCs/>
            <w:rPrChange w:id="223" w:author="Aftab Alam" w:date="2025-09-15T12:03:00Z" w16du:dateUtc="2025-09-15T08:03:00Z">
              <w:rPr>
                <w:i/>
                <w:iCs/>
              </w:rPr>
            </w:rPrChange>
          </w:rPr>
          <w:t>OTX1</w:t>
        </w:r>
        <w:r w:rsidRPr="00267E50">
          <w:rPr>
            <w:rFonts w:ascii="Times New Roman" w:hAnsi="Times New Roman" w:cs="Times New Roman"/>
            <w:rPrChange w:id="224" w:author="Aftab Alam" w:date="2025-09-15T12:03:00Z" w16du:dateUtc="2025-09-15T08:03:00Z">
              <w:rPr/>
            </w:rPrChange>
          </w:rPr>
          <w:t xml:space="preserve"> is known to drive epithelial-mesenchymal transition (EMT), a key program underlying cancer aggressiveness. By inducing EMT, </w:t>
        </w:r>
        <w:r w:rsidRPr="00267E50">
          <w:rPr>
            <w:rFonts w:ascii="Times New Roman" w:hAnsi="Times New Roman" w:cs="Times New Roman"/>
            <w:i/>
            <w:iCs/>
            <w:rPrChange w:id="225" w:author="Aftab Alam" w:date="2025-09-15T12:03:00Z" w16du:dateUtc="2025-09-15T08:03:00Z">
              <w:rPr>
                <w:i/>
                <w:iCs/>
              </w:rPr>
            </w:rPrChange>
          </w:rPr>
          <w:t>OTX1(overexpression)</w:t>
        </w:r>
        <w:r w:rsidRPr="00267E50">
          <w:rPr>
            <w:rFonts w:ascii="Times New Roman" w:hAnsi="Times New Roman" w:cs="Times New Roman"/>
            <w:rPrChange w:id="226" w:author="Aftab Alam" w:date="2025-09-15T12:03:00Z" w16du:dateUtc="2025-09-15T08:03:00Z">
              <w:rPr/>
            </w:rPrChange>
          </w:rPr>
          <w:t xml:space="preserve"> enhances cancer cell proliferation, invasion, and metastasis. Together with its associated genes, </w:t>
        </w:r>
        <w:r w:rsidRPr="00267E50">
          <w:rPr>
            <w:rFonts w:ascii="Times New Roman" w:hAnsi="Times New Roman" w:cs="Times New Roman"/>
            <w:i/>
            <w:iCs/>
            <w:rPrChange w:id="227" w:author="Aftab Alam" w:date="2025-09-15T12:03:00Z" w16du:dateUtc="2025-09-15T08:03:00Z">
              <w:rPr>
                <w:i/>
                <w:iCs/>
              </w:rPr>
            </w:rPrChange>
          </w:rPr>
          <w:t xml:space="preserve">OTX1 </w:t>
        </w:r>
        <w:r w:rsidRPr="00267E50">
          <w:rPr>
            <w:rFonts w:ascii="Times New Roman" w:hAnsi="Times New Roman" w:cs="Times New Roman"/>
            <w:rPrChange w:id="228" w:author="Aftab Alam" w:date="2025-09-15T12:03:00Z" w16du:dateUtc="2025-09-15T08:03:00Z">
              <w:rPr/>
            </w:rPrChange>
          </w:rPr>
          <w:t xml:space="preserve">appears to work in a coordinated </w:t>
        </w:r>
        <w:r w:rsidRPr="00267E50">
          <w:rPr>
            <w:rFonts w:ascii="Times New Roman" w:hAnsi="Times New Roman" w:cs="Times New Roman"/>
            <w:rPrChange w:id="229" w:author="Aftab Alam" w:date="2025-09-15T12:03:00Z" w16du:dateUtc="2025-09-15T08:03:00Z">
              <w:rPr/>
            </w:rPrChange>
          </w:rPr>
          <w:lastRenderedPageBreak/>
          <w:t xml:space="preserve">mechanism by which tumors exploit this developmental transcription factor to reprogram cells, facilitating detachment from the primary site, invasion into surrounding tissues, and </w:t>
        </w:r>
      </w:ins>
      <w:ins w:id="230" w:author="Aftab Alam" w:date="2025-09-15T12:13:00Z">
        <w:r w:rsidRPr="00267E50">
          <w:rPr>
            <w:rFonts w:ascii="Times New Roman" w:hAnsi="Times New Roman" w:cs="Times New Roman"/>
          </w:rPr>
          <w:t>spread</w:t>
        </w:r>
      </w:ins>
      <w:ins w:id="231" w:author="Aftab Alam" w:date="2025-09-15T12:03:00Z" w16du:dateUtc="2025-09-15T08:03:00Z">
        <w:r w:rsidRPr="00267E50">
          <w:rPr>
            <w:rFonts w:ascii="Times New Roman" w:hAnsi="Times New Roman" w:cs="Times New Roman"/>
            <w:rPrChange w:id="232" w:author="Aftab Alam" w:date="2025-09-15T12:03:00Z" w16du:dateUtc="2025-09-15T08:03:00Z">
              <w:rPr/>
            </w:rPrChange>
          </w:rPr>
          <w:t xml:space="preserve"> to distant organs.</w:t>
        </w:r>
      </w:ins>
      <w:ins w:id="233" w:author="Aftab Alam" w:date="2025-09-15T13:51:00Z" w16du:dateUtc="2025-09-15T09:51:00Z">
        <w:r w:rsidRPr="00267E50">
          <w:rPr>
            <w:rFonts w:ascii="Times New Roman" w:hAnsi="Times New Roman" w:cs="Times New Roman"/>
          </w:rPr>
          <w:t xml:space="preserve"> </w:t>
        </w:r>
      </w:ins>
    </w:p>
    <w:p w14:paraId="22C4BB5B" w14:textId="08C921F9" w:rsidR="00857144" w:rsidRPr="00267E50" w:rsidRDefault="00857144">
      <w:pPr>
        <w:spacing w:line="360" w:lineRule="auto"/>
        <w:ind w:left="426"/>
        <w:jc w:val="both"/>
        <w:rPr>
          <w:ins w:id="234" w:author="Aftab Alam" w:date="2025-09-15T14:06:00Z" w16du:dateUtc="2025-09-15T10:06:00Z"/>
          <w:rFonts w:ascii="Times New Roman" w:hAnsi="Times New Roman" w:cs="Times New Roman"/>
        </w:rPr>
        <w:pPrChange w:id="235" w:author="Aftab Alam" w:date="2025-09-15T14:08:00Z" w16du:dateUtc="2025-09-15T10:08:00Z">
          <w:pPr>
            <w:spacing w:line="240" w:lineRule="auto"/>
            <w:jc w:val="both"/>
          </w:pPr>
        </w:pPrChange>
      </w:pPr>
      <w:ins w:id="236" w:author="Aftab Alam" w:date="2025-09-15T12:57:00Z" w16du:dateUtc="2025-09-15T08:57:00Z">
        <w:r w:rsidRPr="00267E50">
          <w:rPr>
            <w:rFonts w:ascii="Times New Roman" w:hAnsi="Times New Roman" w:cs="Times New Roman"/>
            <w:b/>
            <w:bCs/>
            <w:u w:val="single"/>
            <w:rPrChange w:id="237" w:author="Aftab Alam" w:date="2025-09-15T12:57:00Z" w16du:dateUtc="2025-09-15T08:57:00Z">
              <w:rPr>
                <w:rFonts w:ascii="Times New Roman" w:hAnsi="Times New Roman" w:cs="Times New Roman"/>
              </w:rPr>
            </w:rPrChange>
          </w:rPr>
          <w:t>Cluster-7</w:t>
        </w:r>
        <w:r w:rsidRPr="00267E50">
          <w:rPr>
            <w:rFonts w:ascii="Times New Roman" w:hAnsi="Times New Roman" w:cs="Times New Roman"/>
          </w:rPr>
          <w:t xml:space="preserve"> is </w:t>
        </w:r>
        <w:proofErr w:type="spellStart"/>
        <w:r w:rsidRPr="00267E50">
          <w:rPr>
            <w:rFonts w:ascii="Times New Roman" w:hAnsi="Times New Roman" w:cs="Times New Roman"/>
          </w:rPr>
          <w:t>centered</w:t>
        </w:r>
        <w:proofErr w:type="spellEnd"/>
        <w:r w:rsidRPr="00267E50">
          <w:rPr>
            <w:rFonts w:ascii="Times New Roman" w:hAnsi="Times New Roman" w:cs="Times New Roman"/>
          </w:rPr>
          <w:t xml:space="preserve"> on the hub gene </w:t>
        </w:r>
        <w:r w:rsidRPr="00267E50">
          <w:rPr>
            <w:rFonts w:ascii="Times New Roman" w:hAnsi="Times New Roman" w:cs="Times New Roman"/>
            <w:i/>
            <w:iCs/>
          </w:rPr>
          <w:t>IQGAP3</w:t>
        </w:r>
        <w:r w:rsidRPr="00267E50">
          <w:rPr>
            <w:rFonts w:ascii="Times New Roman" w:hAnsi="Times New Roman" w:cs="Times New Roman"/>
          </w:rPr>
          <w:t>, a Rho family GTPase that regulates key cancer processes, including proliferation, apoptosis, migration, invasion, and angiogenesis</w:t>
        </w:r>
      </w:ins>
      <w:ins w:id="238" w:author="Aftab Alam" w:date="2025-09-15T13:02:00Z" w16du:dateUtc="2025-09-15T09:02:00Z">
        <w:r w:rsidRPr="00267E50">
          <w:rPr>
            <w:rFonts w:ascii="Times New Roman" w:hAnsi="Times New Roman" w:cs="Times New Roman"/>
          </w:rPr>
          <w:t xml:space="preserve"> </w:t>
        </w:r>
        <w:r w:rsidRPr="00267E50">
          <w:rPr>
            <w:rFonts w:ascii="Times New Roman" w:hAnsi="Times New Roman" w:cs="Times New Roman"/>
          </w:rPr>
          <w:fldChar w:fldCharType="begin"/>
        </w:r>
      </w:ins>
      <w:r w:rsidRPr="00267E50">
        <w:rPr>
          <w:rFonts w:ascii="Times New Roman" w:hAnsi="Times New Roman" w:cs="Times New Roman"/>
        </w:rPr>
        <w:instrText xml:space="preserve"> ADDIN ZOTERO_ITEM CSL_CITATION {"citationID":"ac70au54qq","properties":{"formattedCitation":"[27]","plainCitation":"[27]","noteIndex":0},"citationItems":[{"id":2063,"uris":["http://zotero.org/users/2485577/items/AFTZLAUR"],"itemData":{"id":2063,"type":"article-journal","container-title":"Oncology Letters","DOI":"10.3892/ol.2020.11664","ISSN":"1792-1074, 1792-1082","issue":"2","journalAbbreviation":"Oncol Lett","page":"1179-1192","source":"DOI.org (Crossref)","title":"IQGAP3 promotes cancer proliferation and metastasis in high‑grade serous ovarian cancer","volume":"20","author":[{"family":"Dongol","given":"Samina"},{"family":"Zhang","given":"Qing"},{"family":"Qiu","given":"Chunping"},{"family":"Sun","given":"Chenggong"},{"family":"Zhang","given":"Zhiwei"},{"family":"Wu","given":"Huan"},{"family":"Kong","given":"Beihua"}],"issued":{"date-parts":[["2020",5,21]]}}}],"schema":"https://github.com/citation-style-language/schema/raw/master/csl-citation.json"} </w:instrText>
      </w:r>
      <w:r w:rsidRPr="00267E50">
        <w:rPr>
          <w:rFonts w:ascii="Times New Roman" w:hAnsi="Times New Roman" w:cs="Times New Roman"/>
        </w:rPr>
        <w:fldChar w:fldCharType="separate"/>
      </w:r>
      <w:r w:rsidRPr="00267E50">
        <w:rPr>
          <w:rFonts w:ascii="Times New Roman" w:hAnsi="Times New Roman" w:cs="Times New Roman"/>
        </w:rPr>
        <w:t>[27]</w:t>
      </w:r>
      <w:ins w:id="239" w:author="Aftab Alam" w:date="2025-09-15T13:02:00Z" w16du:dateUtc="2025-09-15T09:02:00Z">
        <w:r w:rsidRPr="00267E50">
          <w:rPr>
            <w:rFonts w:ascii="Times New Roman" w:hAnsi="Times New Roman" w:cs="Times New Roman"/>
          </w:rPr>
          <w:fldChar w:fldCharType="end"/>
        </w:r>
      </w:ins>
      <w:ins w:id="240" w:author="Aftab Alam" w:date="2025-09-15T13:01:00Z" w16du:dateUtc="2025-09-15T09:01:00Z">
        <w:r w:rsidRPr="00267E50">
          <w:rPr>
            <w:rFonts w:ascii="Times New Roman" w:hAnsi="Times New Roman" w:cs="Times New Roman"/>
          </w:rPr>
          <w:t xml:space="preserve">. </w:t>
        </w:r>
      </w:ins>
      <w:ins w:id="241" w:author="Aftab Alam" w:date="2025-09-15T12:57:00Z" w16du:dateUtc="2025-09-15T08:57:00Z">
        <w:r w:rsidRPr="00267E50">
          <w:rPr>
            <w:rFonts w:ascii="Times New Roman" w:hAnsi="Times New Roman" w:cs="Times New Roman"/>
          </w:rPr>
          <w:t xml:space="preserve">This cluster modulates multiple signaling pathways, such as MAPK, cAMP, Ras, VEGF, Wnt, and chemokine signaling etc. Overexpression of </w:t>
        </w:r>
        <w:r w:rsidRPr="00267E50">
          <w:rPr>
            <w:rFonts w:ascii="Times New Roman" w:hAnsi="Times New Roman" w:cs="Times New Roman"/>
            <w:i/>
            <w:iCs/>
            <w:rPrChange w:id="242" w:author="Aftab Alam" w:date="2025-09-15T12:58:00Z" w16du:dateUtc="2025-09-15T08:58:00Z">
              <w:rPr>
                <w:rFonts w:ascii="Times New Roman" w:hAnsi="Times New Roman" w:cs="Times New Roman"/>
              </w:rPr>
            </w:rPrChange>
          </w:rPr>
          <w:t>IQGAP3</w:t>
        </w:r>
        <w:r w:rsidRPr="00267E50">
          <w:rPr>
            <w:rFonts w:ascii="Times New Roman" w:hAnsi="Times New Roman" w:cs="Times New Roman"/>
          </w:rPr>
          <w:t xml:space="preserve"> is strongly associated with poor patient prognosis</w:t>
        </w:r>
      </w:ins>
      <w:ins w:id="243" w:author="Aftab Alam" w:date="2025-09-15T12:59:00Z" w16du:dateUtc="2025-09-15T08:59:00Z">
        <w:r w:rsidRPr="00267E50">
          <w:rPr>
            <w:rFonts w:ascii="Times New Roman" w:hAnsi="Times New Roman" w:cs="Times New Roman"/>
          </w:rPr>
          <w:t xml:space="preserve"> </w:t>
        </w:r>
        <w:r w:rsidRPr="00267E50">
          <w:rPr>
            <w:rFonts w:ascii="Times New Roman" w:hAnsi="Times New Roman" w:cs="Times New Roman"/>
          </w:rPr>
          <w:fldChar w:fldCharType="begin"/>
        </w:r>
      </w:ins>
      <w:r w:rsidRPr="00267E50">
        <w:rPr>
          <w:rFonts w:ascii="Times New Roman" w:hAnsi="Times New Roman" w:cs="Times New Roman"/>
        </w:rPr>
        <w:instrText xml:space="preserve"> ADDIN ZOTERO_ITEM CSL_CITATION {"citationID":"a14hk96hqlp","properties":{"formattedCitation":"[28]","plainCitation":"[28]","noteIndex":0},"citationItems":[{"id":1986,"uris":["http://zotero.org/users/2485577/items/HB38CBET"],"itemData":{"id":1986,"type":"article-journal","container-title":"PLOS ONE","DOI":"10.1371/journal.pone.0186977","ISSN":"1932-6203","issue":"10","journalAbbreviation":"PLoS ONE","language":"en","page":"e0186977","source":"DOI.org (Crossref)","title":"Reduced expression of IQGAP2 and higher expression of IQGAP3 correlates with poor prognosis in cancers","volume":"12","author":[{"family":"Kumar","given":"Dinesh"},{"family":"Hassan","given":"Md. Khurshidul"},{"family":"Pattnaik","given":"Niharika"},{"family":"Mohapatra","given":"Nachiketa"},{"family":"Dixit","given":"Manjusha"}],"editor":[{"family":"Coleman","given":"William B."}],"issued":{"date-parts":[["2017",10,26]]}}}],"schema":"https://github.com/citation-style-language/schema/raw/master/csl-citation.json"} </w:instrText>
      </w:r>
      <w:ins w:id="244" w:author="Aftab Alam" w:date="2025-09-15T12:59:00Z" w16du:dateUtc="2025-09-15T08:59:00Z">
        <w:r w:rsidRPr="00267E50">
          <w:rPr>
            <w:rFonts w:ascii="Times New Roman" w:hAnsi="Times New Roman" w:cs="Times New Roman"/>
          </w:rPr>
          <w:fldChar w:fldCharType="separate"/>
        </w:r>
      </w:ins>
      <w:r w:rsidRPr="00267E50">
        <w:rPr>
          <w:rFonts w:ascii="Times New Roman" w:hAnsi="Times New Roman" w:cs="Times New Roman"/>
        </w:rPr>
        <w:t>[28]</w:t>
      </w:r>
      <w:ins w:id="245" w:author="Aftab Alam" w:date="2025-09-15T12:59:00Z" w16du:dateUtc="2025-09-15T08:59:00Z">
        <w:r w:rsidRPr="00267E50">
          <w:rPr>
            <w:rFonts w:ascii="Times New Roman" w:hAnsi="Times New Roman" w:cs="Times New Roman"/>
          </w:rPr>
          <w:fldChar w:fldCharType="end"/>
        </w:r>
      </w:ins>
      <w:ins w:id="246" w:author="Aftab Alam" w:date="2025-09-15T12:57:00Z" w16du:dateUtc="2025-09-15T08:57:00Z">
        <w:r w:rsidRPr="00267E50">
          <w:rPr>
            <w:rFonts w:ascii="Times New Roman" w:hAnsi="Times New Roman" w:cs="Times New Roman"/>
          </w:rPr>
          <w:t>, underscoring its critical role in driving aggressive tumour</w:t>
        </w:r>
      </w:ins>
      <w:ins w:id="247" w:author="Aftab Alam" w:date="2025-09-15T13:04:00Z" w16du:dateUtc="2025-09-15T09:04:00Z">
        <w:r w:rsidRPr="00267E50">
          <w:rPr>
            <w:rFonts w:ascii="Times New Roman" w:hAnsi="Times New Roman" w:cs="Times New Roman"/>
          </w:rPr>
          <w:t>.</w:t>
        </w:r>
      </w:ins>
      <w:ins w:id="248" w:author="Aftab Alam" w:date="2025-09-15T12:57:00Z" w16du:dateUtc="2025-09-15T08:57:00Z">
        <w:r w:rsidRPr="00267E50">
          <w:rPr>
            <w:rFonts w:ascii="Times New Roman" w:hAnsi="Times New Roman" w:cs="Times New Roman"/>
          </w:rPr>
          <w:t xml:space="preserve"> Overall, this cluster with </w:t>
        </w:r>
        <w:r w:rsidRPr="00267E50">
          <w:rPr>
            <w:rFonts w:ascii="Times New Roman" w:hAnsi="Times New Roman" w:cs="Times New Roman"/>
            <w:i/>
            <w:iCs/>
          </w:rPr>
          <w:t>IQGAP3</w:t>
        </w:r>
        <w:r w:rsidRPr="00267E50">
          <w:rPr>
            <w:rFonts w:ascii="Times New Roman" w:hAnsi="Times New Roman" w:cs="Times New Roman"/>
          </w:rPr>
          <w:t xml:space="preserve"> as a central molecular hub that integrates diverse pathways to promote tumor growth, metastasis, and angiogenesis, highlighting its significance in malignant progression.</w:t>
        </w:r>
      </w:ins>
      <w:ins w:id="249" w:author="Aftab Alam" w:date="2025-09-15T13:52:00Z" w16du:dateUtc="2025-09-15T09:52:00Z">
        <w:r w:rsidRPr="00267E50">
          <w:rPr>
            <w:rFonts w:ascii="Times New Roman" w:hAnsi="Times New Roman" w:cs="Times New Roman"/>
          </w:rPr>
          <w:t xml:space="preserve"> </w:t>
        </w:r>
      </w:ins>
    </w:p>
    <w:p w14:paraId="70545378" w14:textId="21C91796" w:rsidR="00857144" w:rsidRPr="00267E50" w:rsidRDefault="00857144">
      <w:pPr>
        <w:spacing w:line="360" w:lineRule="auto"/>
        <w:ind w:left="426"/>
        <w:jc w:val="both"/>
        <w:rPr>
          <w:ins w:id="250" w:author="Aftab Alam" w:date="2025-09-15T14:08:00Z" w16du:dateUtc="2025-09-15T10:08:00Z"/>
          <w:rFonts w:ascii="Times New Roman" w:hAnsi="Times New Roman" w:cs="Times New Roman"/>
        </w:rPr>
        <w:pPrChange w:id="251" w:author="Aftab Alam" w:date="2025-09-15T14:08:00Z" w16du:dateUtc="2025-09-15T10:08:00Z">
          <w:pPr>
            <w:spacing w:line="240" w:lineRule="auto"/>
            <w:jc w:val="both"/>
          </w:pPr>
        </w:pPrChange>
      </w:pPr>
      <w:ins w:id="252" w:author="Aftab Alam" w:date="2025-09-15T14:07:00Z">
        <w:r w:rsidRPr="00267E50">
          <w:rPr>
            <w:rFonts w:ascii="Times New Roman" w:hAnsi="Times New Roman" w:cs="Times New Roman"/>
            <w:b/>
            <w:bCs/>
            <w:u w:val="single"/>
            <w:rPrChange w:id="253" w:author="Aftab Alam" w:date="2025-09-15T14:07:00Z" w16du:dateUtc="2025-09-15T10:07:00Z">
              <w:rPr>
                <w:rFonts w:ascii="Times New Roman" w:hAnsi="Times New Roman" w:cs="Times New Roman"/>
              </w:rPr>
            </w:rPrChange>
          </w:rPr>
          <w:t>Cluster-8</w:t>
        </w:r>
        <w:r w:rsidRPr="00267E50">
          <w:rPr>
            <w:rFonts w:ascii="Times New Roman" w:hAnsi="Times New Roman" w:cs="Times New Roman"/>
          </w:rPr>
          <w:t xml:space="preserve"> is characterized by </w:t>
        </w:r>
        <w:r w:rsidRPr="00267E50">
          <w:rPr>
            <w:rFonts w:ascii="Times New Roman" w:hAnsi="Times New Roman" w:cs="Times New Roman"/>
            <w:i/>
            <w:iCs/>
            <w:rPrChange w:id="254" w:author="Aftab Alam" w:date="2025-09-15T14:07:00Z" w16du:dateUtc="2025-09-15T10:07:00Z">
              <w:rPr>
                <w:rFonts w:ascii="Times New Roman" w:hAnsi="Times New Roman" w:cs="Times New Roman"/>
              </w:rPr>
            </w:rPrChange>
          </w:rPr>
          <w:t>RHPN1</w:t>
        </w:r>
        <w:r w:rsidRPr="00267E50">
          <w:rPr>
            <w:rFonts w:ascii="Times New Roman" w:hAnsi="Times New Roman" w:cs="Times New Roman"/>
          </w:rPr>
          <w:t xml:space="preserve"> (</w:t>
        </w:r>
        <w:proofErr w:type="spellStart"/>
        <w:r w:rsidRPr="00267E50">
          <w:rPr>
            <w:rFonts w:ascii="Times New Roman" w:hAnsi="Times New Roman" w:cs="Times New Roman"/>
          </w:rPr>
          <w:t>rhophilin</w:t>
        </w:r>
        <w:proofErr w:type="spellEnd"/>
        <w:r w:rsidRPr="00267E50">
          <w:rPr>
            <w:rFonts w:ascii="Times New Roman" w:hAnsi="Times New Roman" w:cs="Times New Roman"/>
          </w:rPr>
          <w:t xml:space="preserve"> Rho GTPase binding protein 1) as its hub gene.</w:t>
        </w:r>
      </w:ins>
      <w:ins w:id="255" w:author="Aftab Alam" w:date="2025-09-15T14:08:00Z" w16du:dateUtc="2025-09-15T10:08:00Z">
        <w:r w:rsidRPr="00267E50">
          <w:rPr>
            <w:rFonts w:ascii="Times New Roman" w:hAnsi="Times New Roman" w:cs="Times New Roman"/>
          </w:rPr>
          <w:t xml:space="preserve"> It </w:t>
        </w:r>
      </w:ins>
      <w:ins w:id="256" w:author="Aftab Alam" w:date="2025-09-15T13:14:00Z" w16du:dateUtc="2025-09-15T09:14:00Z">
        <w:r w:rsidRPr="00267E50">
          <w:rPr>
            <w:rFonts w:ascii="Times New Roman" w:hAnsi="Times New Roman" w:cs="Times New Roman"/>
          </w:rPr>
          <w:t xml:space="preserve">is involved in Rho GTPase-mediated signal transduction, cytoskeletal organization, and cancer metastasis </w:t>
        </w:r>
        <w:r w:rsidRPr="00267E50">
          <w:rPr>
            <w:rFonts w:ascii="Times New Roman" w:hAnsi="Times New Roman" w:cs="Times New Roman"/>
          </w:rPr>
          <w:fldChar w:fldCharType="begin"/>
        </w:r>
      </w:ins>
      <w:r w:rsidRPr="00267E50">
        <w:rPr>
          <w:rFonts w:ascii="Times New Roman" w:hAnsi="Times New Roman" w:cs="Times New Roman"/>
        </w:rPr>
        <w:instrText xml:space="preserve"> ADDIN ZOTERO_ITEM CSL_CITATION {"citationID":"8IgDayhc","properties":{"formattedCitation":"[29]","plainCitation":"[29]","noteIndex":0},"citationItems":[{"id":1525,"uris":["http://zotero.org/users/2485577/items/7LPVC2XI"],"itemData":{"id":1525,"type":"article-journal","container-title":"Cell","DOI":"10.1016/0092-8674(92)90163-7","ISSN":"00928674","issue":"3","journalAbbreviation":"Cell","language":"en","license":"https://www.elsevier.com/tdm/userlicense/1.0/","page":"389-399","source":"DOI.org (Crossref)","title":"The small GTP-binding protein rho regulates the assembly of focal adhesions and actin stress fibers in response to growth factors","volume":"70","author":[{"family":"Ridley","given":"Anne J."},{"family":"Hall","given":"Alan"}],"issued":{"date-parts":[["1992",8]]}}}],"schema":"https://github.com/citation-style-language/schema/raw/master/csl-citation.json"} </w:instrText>
      </w:r>
      <w:ins w:id="257" w:author="Aftab Alam" w:date="2025-09-15T13:14:00Z" w16du:dateUtc="2025-09-15T09:14:00Z">
        <w:r w:rsidRPr="00267E50">
          <w:rPr>
            <w:rFonts w:ascii="Times New Roman" w:hAnsi="Times New Roman" w:cs="Times New Roman"/>
          </w:rPr>
          <w:fldChar w:fldCharType="separate"/>
        </w:r>
      </w:ins>
      <w:r w:rsidRPr="00267E50">
        <w:rPr>
          <w:rFonts w:ascii="Aptos" w:hAnsi="Aptos"/>
        </w:rPr>
        <w:t>[29]</w:t>
      </w:r>
      <w:ins w:id="258" w:author="Aftab Alam" w:date="2025-09-15T13:14:00Z" w16du:dateUtc="2025-09-15T09:14:00Z">
        <w:r w:rsidRPr="00267E50">
          <w:rPr>
            <w:rFonts w:ascii="Times New Roman" w:hAnsi="Times New Roman" w:cs="Times New Roman"/>
          </w:rPr>
          <w:fldChar w:fldCharType="end"/>
        </w:r>
        <w:r w:rsidRPr="00267E50">
          <w:rPr>
            <w:rFonts w:ascii="Times New Roman" w:hAnsi="Times New Roman" w:cs="Times New Roman"/>
          </w:rPr>
          <w:t xml:space="preserve">. Its closely related gene, RHPN1-AS1, which is a long non-coding RNA (lncRNA) transcribed antisense to RHPN1 and functions as a potent oncogene, promoting cell proliferation, migration, and invasion in cancers such as lung adenocarcinoma, glioblastoma, ovarian, and gastric cancers </w:t>
        </w:r>
        <w:r w:rsidRPr="00267E50">
          <w:rPr>
            <w:rFonts w:ascii="Times New Roman" w:hAnsi="Times New Roman" w:cs="Times New Roman"/>
          </w:rPr>
          <w:fldChar w:fldCharType="begin"/>
        </w:r>
      </w:ins>
      <w:r w:rsidRPr="00267E50">
        <w:rPr>
          <w:rFonts w:ascii="Times New Roman" w:hAnsi="Times New Roman" w:cs="Times New Roman"/>
        </w:rPr>
        <w:instrText xml:space="preserve"> ADDIN ZOTERO_ITEM CSL_CITATION {"citationID":"fpdphj9V","properties":{"formattedCitation":"[30]","plainCitation":"[30]","noteIndex":0},"citationItems":[{"id":1526,"uris":["http://zotero.org/users/2485577/items/2KKZP8TL"],"itemData":{"id":1526,"type":"article-journal","container-title":"Pathology - Research and Practice","DOI":"10.1016/j.prp.2023.154589","ISSN":"03440338","journalAbbreviation":"Pathology - Research and Practice","language":"en","page":"154589","source":"DOI.org (Crossref)","title":"Roles, biological functions, and clinical significances of RHPN1-AS1 in cancer","volume":"248","author":[{"family":"Yu","given":"Fan"},{"family":"He","given":"Haihong"},{"family":"Zhou","given":"Yiwen"}],"issued":{"date-parts":[["2023",8]]}}}],"schema":"https://github.com/citation-style-language/schema/raw/master/csl-citation.json"} </w:instrText>
      </w:r>
      <w:ins w:id="259" w:author="Aftab Alam" w:date="2025-09-15T13:14:00Z" w16du:dateUtc="2025-09-15T09:14:00Z">
        <w:r w:rsidRPr="00267E50">
          <w:rPr>
            <w:rFonts w:ascii="Times New Roman" w:hAnsi="Times New Roman" w:cs="Times New Roman"/>
          </w:rPr>
          <w:fldChar w:fldCharType="separate"/>
        </w:r>
      </w:ins>
      <w:r w:rsidRPr="00267E50">
        <w:rPr>
          <w:rFonts w:ascii="Aptos" w:hAnsi="Aptos"/>
        </w:rPr>
        <w:t>[30]</w:t>
      </w:r>
      <w:ins w:id="260" w:author="Aftab Alam" w:date="2025-09-15T13:14:00Z" w16du:dateUtc="2025-09-15T09:14:00Z">
        <w:r w:rsidRPr="00267E50">
          <w:rPr>
            <w:rFonts w:ascii="Times New Roman" w:hAnsi="Times New Roman" w:cs="Times New Roman"/>
          </w:rPr>
          <w:fldChar w:fldCharType="end"/>
        </w:r>
        <w:r w:rsidRPr="00267E50">
          <w:rPr>
            <w:rFonts w:ascii="Times New Roman" w:hAnsi="Times New Roman" w:cs="Times New Roman"/>
          </w:rPr>
          <w:t xml:space="preserve">. Mechanistically, RHPN1-AS1 drives carcinogenesis by sponging tumor-suppressive miRNAs that prevent the degradation of oncogenic proteins like </w:t>
        </w:r>
        <w:r w:rsidRPr="00267E50">
          <w:rPr>
            <w:rFonts w:ascii="Times New Roman" w:hAnsi="Times New Roman" w:cs="Times New Roman"/>
            <w:i/>
            <w:iCs/>
          </w:rPr>
          <w:t>TPX2</w:t>
        </w:r>
        <w:r w:rsidRPr="00267E50">
          <w:rPr>
            <w:rFonts w:ascii="Times New Roman" w:hAnsi="Times New Roman" w:cs="Times New Roman"/>
          </w:rPr>
          <w:t>, which enables uncontrolled cancer cell proliferation, adhesion, and migration. Overall, this cluster highlights a coordinated RNA-protein regulatory axis that leverages Rho GTPase signaling and miRNA sponging to enhance metastatic behavior and tumor aggressiveness.</w:t>
        </w:r>
      </w:ins>
      <w:ins w:id="261" w:author="Aftab Alam" w:date="2025-09-15T13:51:00Z" w16du:dateUtc="2025-09-15T09:51:00Z">
        <w:r w:rsidRPr="00267E50">
          <w:rPr>
            <w:rFonts w:ascii="Times New Roman" w:hAnsi="Times New Roman" w:cs="Times New Roman"/>
          </w:rPr>
          <w:t xml:space="preserve"> </w:t>
        </w:r>
      </w:ins>
    </w:p>
    <w:p w14:paraId="6E131262" w14:textId="027093A9" w:rsidR="00857144" w:rsidRPr="00267E50" w:rsidDel="00CC1B1F" w:rsidRDefault="00857144">
      <w:pPr>
        <w:spacing w:line="360" w:lineRule="auto"/>
        <w:ind w:left="426"/>
        <w:jc w:val="both"/>
        <w:rPr>
          <w:del w:id="262" w:author="Aftab Alam" w:date="2025-09-15T12:57:00Z" w16du:dateUtc="2025-09-15T08:57:00Z"/>
          <w:rFonts w:ascii="Times New Roman" w:hAnsi="Times New Roman" w:cs="Times New Roman"/>
        </w:rPr>
        <w:pPrChange w:id="263" w:author="Aftab Alam" w:date="2025-09-15T14:08:00Z" w16du:dateUtc="2025-09-15T10:08:00Z">
          <w:pPr>
            <w:spacing w:line="240" w:lineRule="auto"/>
            <w:jc w:val="both"/>
          </w:pPr>
        </w:pPrChange>
      </w:pPr>
      <w:ins w:id="264" w:author="Aftab Alam" w:date="2025-09-15T13:21:00Z" w16du:dateUtc="2025-09-15T09:21:00Z">
        <w:r w:rsidRPr="00267E50">
          <w:rPr>
            <w:rFonts w:ascii="Times New Roman" w:hAnsi="Times New Roman" w:cs="Times New Roman"/>
            <w:b/>
            <w:bCs/>
            <w:u w:val="single"/>
            <w:rPrChange w:id="265" w:author="Aftab Alam" w:date="2025-09-15T13:36:00Z" w16du:dateUtc="2025-09-15T09:36:00Z">
              <w:rPr>
                <w:rFonts w:ascii="Times New Roman" w:hAnsi="Times New Roman" w:cs="Times New Roman"/>
              </w:rPr>
            </w:rPrChange>
          </w:rPr>
          <w:t>Cluster-9</w:t>
        </w:r>
        <w:r w:rsidRPr="00267E50">
          <w:rPr>
            <w:rFonts w:ascii="Times New Roman" w:hAnsi="Times New Roman" w:cs="Times New Roman"/>
          </w:rPr>
          <w:t xml:space="preserve"> consists of a compact</w:t>
        </w:r>
      </w:ins>
      <w:r w:rsidRPr="00267E50">
        <w:rPr>
          <w:rFonts w:ascii="Times New Roman" w:hAnsi="Times New Roman" w:cs="Times New Roman"/>
        </w:rPr>
        <w:t xml:space="preserve"> and </w:t>
      </w:r>
      <w:ins w:id="266" w:author="Aftab Alam" w:date="2025-09-15T13:21:00Z" w16du:dateUtc="2025-09-15T09:21:00Z">
        <w:r w:rsidRPr="00267E50">
          <w:rPr>
            <w:rFonts w:ascii="Times New Roman" w:hAnsi="Times New Roman" w:cs="Times New Roman"/>
          </w:rPr>
          <w:t>X-chromosome</w:t>
        </w:r>
      </w:ins>
      <w:r w:rsidRPr="00267E50">
        <w:rPr>
          <w:rFonts w:ascii="Times New Roman" w:hAnsi="Times New Roman" w:cs="Times New Roman"/>
        </w:rPr>
        <w:t xml:space="preserve"> localized</w:t>
      </w:r>
      <w:ins w:id="267" w:author="Aftab Alam" w:date="2025-09-15T13:21:00Z" w16du:dateUtc="2025-09-15T09:21:00Z">
        <w:r w:rsidRPr="00267E50">
          <w:rPr>
            <w:rFonts w:ascii="Times New Roman" w:hAnsi="Times New Roman" w:cs="Times New Roman"/>
          </w:rPr>
          <w:t xml:space="preserve"> network of three interacting genes: the hub gene </w:t>
        </w:r>
        <w:r w:rsidRPr="00267E50">
          <w:rPr>
            <w:rFonts w:ascii="Times New Roman" w:hAnsi="Times New Roman" w:cs="Times New Roman"/>
            <w:i/>
            <w:iCs/>
            <w:rPrChange w:id="268" w:author="Aftab Alam" w:date="2025-09-15T13:36:00Z" w16du:dateUtc="2025-09-15T09:36:00Z">
              <w:rPr>
                <w:rFonts w:ascii="Times New Roman" w:hAnsi="Times New Roman" w:cs="Times New Roman"/>
                <w:b/>
                <w:bCs/>
              </w:rPr>
            </w:rPrChange>
          </w:rPr>
          <w:t>TCEAL2</w:t>
        </w:r>
        <w:r w:rsidRPr="00267E50">
          <w:rPr>
            <w:rFonts w:ascii="Times New Roman" w:hAnsi="Times New Roman" w:cs="Times New Roman"/>
          </w:rPr>
          <w:t xml:space="preserve">, along with </w:t>
        </w:r>
        <w:r w:rsidRPr="00267E50">
          <w:rPr>
            <w:rFonts w:ascii="Times New Roman" w:hAnsi="Times New Roman" w:cs="Times New Roman"/>
            <w:i/>
            <w:iCs/>
            <w:rPrChange w:id="269" w:author="Aftab Alam" w:date="2025-09-15T13:36:00Z" w16du:dateUtc="2025-09-15T09:36:00Z">
              <w:rPr>
                <w:rFonts w:ascii="Times New Roman" w:hAnsi="Times New Roman" w:cs="Times New Roman"/>
                <w:b/>
                <w:bCs/>
              </w:rPr>
            </w:rPrChange>
          </w:rPr>
          <w:t>TCEAL4</w:t>
        </w:r>
        <w:r w:rsidRPr="00267E50">
          <w:rPr>
            <w:rFonts w:ascii="Times New Roman" w:hAnsi="Times New Roman" w:cs="Times New Roman"/>
          </w:rPr>
          <w:t xml:space="preserve"> and </w:t>
        </w:r>
        <w:r w:rsidRPr="00267E50">
          <w:rPr>
            <w:rFonts w:ascii="Times New Roman" w:hAnsi="Times New Roman" w:cs="Times New Roman"/>
            <w:i/>
            <w:iCs/>
            <w:rPrChange w:id="270" w:author="Aftab Alam" w:date="2025-09-15T13:36:00Z" w16du:dateUtc="2025-09-15T09:36:00Z">
              <w:rPr>
                <w:rFonts w:ascii="Times New Roman" w:hAnsi="Times New Roman" w:cs="Times New Roman"/>
                <w:b/>
                <w:bCs/>
              </w:rPr>
            </w:rPrChange>
          </w:rPr>
          <w:t>USP11</w:t>
        </w:r>
        <w:r w:rsidRPr="00267E50">
          <w:rPr>
            <w:rFonts w:ascii="Times New Roman" w:hAnsi="Times New Roman" w:cs="Times New Roman"/>
          </w:rPr>
          <w:t xml:space="preserve"> </w:t>
        </w:r>
        <w:r w:rsidRPr="00267E50">
          <w:rPr>
            <w:rFonts w:ascii="Times New Roman" w:hAnsi="Times New Roman" w:cs="Times New Roman"/>
          </w:rPr>
          <w:fldChar w:fldCharType="begin"/>
        </w:r>
      </w:ins>
      <w:r w:rsidRPr="00267E50">
        <w:rPr>
          <w:rFonts w:ascii="Times New Roman" w:hAnsi="Times New Roman" w:cs="Times New Roman"/>
        </w:rPr>
        <w:instrText xml:space="preserve"> ADDIN ZOTERO_ITEM CSL_CITATION {"citationID":"a173j1irov8","properties":{"formattedCitation":"[31]","plainCitation":"[31]","noteIndex":0},"citationItems":[{"id":1988,"uris":["http://zotero.org/users/2485577/items/BLXR84VY"],"itemData":{"id":1988,"type":"article-journal","container-title":"Genomics","DOI":"10.1006/geno.1998.5705","ISSN":"08887543","issue":"2","journalAbbreviation":"Genomics","language":"en","license":"https://www.elsevier.com/tdm/userlicense/1.0/","page":"217-220","source":"DOI.org (Crossref)","title":"Genomic Structure and Chromosomal Localization ofTCEAL1,a Human Gene Encoding the Nuclear Phosphoprotein p21/SIIR","volume":"56","author":[{"family":"Pillutla","given":"Renuka C."},{"family":"Shimamoto","given":"Akira"},{"family":"Furuichi","given":"Yasuhiro"},{"family":"Shatkin","given":"Aaron J."}],"issued":{"date-parts":[["1999",3]]}}}],"schema":"https://github.com/citation-style-language/schema/raw/master/csl-citation.json"} </w:instrText>
      </w:r>
      <w:ins w:id="271" w:author="Aftab Alam" w:date="2025-09-15T13:21:00Z" w16du:dateUtc="2025-09-15T09:21:00Z">
        <w:r w:rsidRPr="00267E50">
          <w:rPr>
            <w:rFonts w:ascii="Times New Roman" w:hAnsi="Times New Roman" w:cs="Times New Roman"/>
          </w:rPr>
          <w:fldChar w:fldCharType="separate"/>
        </w:r>
      </w:ins>
      <w:r w:rsidRPr="00267E50">
        <w:rPr>
          <w:rFonts w:ascii="Times New Roman" w:hAnsi="Times New Roman" w:cs="Times New Roman"/>
        </w:rPr>
        <w:t>[31]</w:t>
      </w:r>
      <w:ins w:id="272" w:author="Aftab Alam" w:date="2025-09-15T13:21:00Z" w16du:dateUtc="2025-09-15T09:21:00Z">
        <w:r w:rsidRPr="00267E50">
          <w:rPr>
            <w:rFonts w:ascii="Times New Roman" w:hAnsi="Times New Roman" w:cs="Times New Roman"/>
          </w:rPr>
          <w:fldChar w:fldCharType="end"/>
        </w:r>
        <w:r w:rsidRPr="00267E50">
          <w:rPr>
            <w:rFonts w:ascii="Times New Roman" w:hAnsi="Times New Roman" w:cs="Times New Roman"/>
          </w:rPr>
          <w:t xml:space="preserve">. </w:t>
        </w:r>
        <w:r w:rsidRPr="00267E50">
          <w:rPr>
            <w:rFonts w:ascii="Times New Roman" w:hAnsi="Times New Roman" w:cs="Times New Roman"/>
            <w:i/>
            <w:iCs/>
            <w:rPrChange w:id="273" w:author="Aftab Alam" w:date="2025-09-15T13:36:00Z" w16du:dateUtc="2025-09-15T09:36:00Z">
              <w:rPr>
                <w:rFonts w:ascii="Times New Roman" w:hAnsi="Times New Roman" w:cs="Times New Roman"/>
                <w:b/>
                <w:bCs/>
              </w:rPr>
            </w:rPrChange>
          </w:rPr>
          <w:t>TCEAL2</w:t>
        </w:r>
        <w:r w:rsidRPr="00267E50">
          <w:rPr>
            <w:rFonts w:ascii="Times New Roman" w:hAnsi="Times New Roman" w:cs="Times New Roman"/>
          </w:rPr>
          <w:t xml:space="preserve">, a nuclear phosphoprotein that regulates gene transcription, acts as a tumor suppressor in several cancers, including ovarian, clear cell renal cell carcinoma, testicular germ cell tumors, and breast cancer, and is frequently downregulated in these malignancies </w:t>
        </w:r>
        <w:r w:rsidRPr="00267E50">
          <w:rPr>
            <w:rFonts w:ascii="Times New Roman" w:hAnsi="Times New Roman" w:cs="Times New Roman"/>
          </w:rPr>
          <w:fldChar w:fldCharType="begin"/>
        </w:r>
      </w:ins>
      <w:r w:rsidRPr="00267E50">
        <w:rPr>
          <w:rFonts w:ascii="Times New Roman" w:hAnsi="Times New Roman" w:cs="Times New Roman"/>
        </w:rPr>
        <w:instrText xml:space="preserve"> ADDIN ZOTERO_ITEM CSL_CITATION {"citationID":"a117tsa7q86","properties":{"formattedCitation":"[32\\uc0\\u8211{}34]","plainCitation":"[32–34]","noteIndex":0},"citationItems":[{"id":1989,"uris":["http://zotero.org/users/2485577/items/5M6PCXYS"],"itemData":{"id":1989,"type":"article-journal","container-title":"Cancer Management and Research","DOI":"10.2147/CMAR.S271647","ISSN":"1179-1322","journalAbbreviation":"CMAR","language":"en","license":"http://creativecommons.org/licenses/by-nc/3.0/","page":"9589-9597","source":"DOI.org (Crossref)","title":"TCEAL2 as a Tumor Suppressor in Renal Cell Carcinoma is Associated with the Good Prognosis of Patients","volume":"Volume 12","author":[{"family":"Zhou","given":"Yingchen"},{"family":"Zhang","given":"Yang"},{"family":"Li","given":"Weiqing"},{"family":"Xu","given":"Jinming"},{"family":"He","given":"Xia"},{"family":"Li","given":"Xianxin"},{"family":"Wang","given":"Yan"}],"issued":{"date-parts":[["2020",10]]}},"label":"page"},{"id":1991,"uris":["http://zotero.org/users/2485577/items/AKM3IYNL"],"itemData":{"id":1991,"type":"article-journal","container-title":"PLoS ONE","DOI":"10.1371/journal.pone.0022570","ISSN":"1932-6203","issue":"7","journalAbbreviation":"PLoS ONE","language":"en","page":"e22570","source":"DOI.org (Crossref)","title":"Comparative mRNA and microRNA Expression Profiling of Three Genitourinary Cancers Reveals Common Hallmarks and Cancer-Specific Molecular Events","volume":"6","author":[{"family":"Li","given":"Xianxin"},{"family":"Chen","given":"Jiahao"},{"family":"Hu","given":"Xueda"},{"family":"Huang","given":"Yi"},{"family":"Li","given":"Zhizhong"},{"family":"Zhou","given":"Liang"},{"family":"Tian","given":"Zhijian"},{"family":"Ma","given":"Hongyu"},{"family":"Wu","given":"Zhiyun"},{"family":"Chen","given":"Maoshan"},{"family":"Han","given":"Zujing"},{"family":"Peng","given":"Zhiyu"},{"family":"Zhao","given":"Xiaokun"},{"family":"Liang","given":"Chaozhao"},{"family":"Wang","given":"Yong"},{"family":"Sun","given":"Liang"},{"family":"Chen","given":"Jing"},{"family":"Zhao","given":"Jun"},{"family":"Jiang","given":"Binghua"},{"family":"Yang","given":"Huanming"},{"family":"Gui","given":"Yaoting"},{"family":"Cai","given":"Zhiming"},{"family":"Zhang","given":"Xiuqing"}],"editor":[{"family":"Guan","given":"Xin-yuan"}],"issued":{"date-parts":[["2011",7,25]]}},"label":"page"},{"id":1993,"uris":["http://zotero.org/users/2485577/items/XGQDG9J6"],"itemData":{"id":1993,"type":"article-journal","abstract":"Background:\n              Cancer is the leading cause of death in the world. The mechanism is not fully elucidated and the therapeutic effect is also unsatisfactory. In our study, we aim to find new target gene in pan-cancer.\n            \n            \n              Methods:\n              Differently expressed genes (DEGs) was screened out in various types of cancers from GEO database. The expression of DEG (TCEAL2) in tumor cell lines, normal tissues and tumor tissues was calculated. Then the clinical characteristics, DNA methylation, tumor infiltration and gene enrichment of TCEAL2 was studied.\n            \n            \n              Results:\n              TCEAL2 expressions were down-regulated in most cancers. Its expression and methylation were positively or negatively associated with prognosis in different cancers. The tumor infiltration results revealed that TCEAL2 was significantly related with many immune cells especially NK cells and immune-related genes in majority cancers. Furthermore, tau protein and tubulin binding were involved in the molecular function mechanisms of TCEAL2.\n            \n            \n              Conclusion:\n              TCEAL2 may be a novel prognostic marker in different cancers and may affect tumor through immune infiltration.","container-title":"Cancer Informatics","DOI":"10.1177/11769351221126285","ISSN":"1176-9351, 1176-9351","journalAbbreviation":"Cancer Inform","language":"en","page":"11769351221126285","source":"DOI.org (Crossref)","title":"Transcription Elongation Factor A (SII)-Like (TCEAL) Gene Family Member-TCEAL2: A Novel Prognostic Marker in Pan-Cancer","title-short":"Transcription Elongation Factor A (SII)-Like (TCEAL) Gene Family Member-TCEAL2","volume":"21","author":[{"family":"Sun","given":"Yu"},{"family":"Zhao","given":"Jun"}],"issued":{"date-parts":[["2022",1]]}},"label":"page"}],"schema":"https://github.com/citation-style-language/schema/raw/master/csl-citation.json"} </w:instrText>
      </w:r>
      <w:ins w:id="274" w:author="Aftab Alam" w:date="2025-09-15T13:21:00Z" w16du:dateUtc="2025-09-15T09:21:00Z">
        <w:r w:rsidRPr="00267E50">
          <w:rPr>
            <w:rFonts w:ascii="Times New Roman" w:hAnsi="Times New Roman" w:cs="Times New Roman"/>
          </w:rPr>
          <w:fldChar w:fldCharType="separate"/>
        </w:r>
      </w:ins>
      <w:r w:rsidRPr="00267E50">
        <w:rPr>
          <w:rFonts w:ascii="Times New Roman" w:hAnsi="Times New Roman" w:cs="Times New Roman"/>
          <w:kern w:val="0"/>
        </w:rPr>
        <w:t>[32–34]</w:t>
      </w:r>
      <w:ins w:id="275" w:author="Aftab Alam" w:date="2025-09-15T13:21:00Z" w16du:dateUtc="2025-09-15T09:21:00Z">
        <w:r w:rsidRPr="00267E50">
          <w:rPr>
            <w:rFonts w:ascii="Times New Roman" w:hAnsi="Times New Roman" w:cs="Times New Roman"/>
          </w:rPr>
          <w:fldChar w:fldCharType="end"/>
        </w:r>
        <w:r w:rsidRPr="00267E50">
          <w:rPr>
            <w:rFonts w:ascii="Times New Roman" w:hAnsi="Times New Roman" w:cs="Times New Roman"/>
          </w:rPr>
          <w:t xml:space="preserve">. Its expression level strongly correlates with patient prognosis. The collective activity of this small, genetically linked cluster suggests a tightly coordinated tumor-suppressive module that may regulate transcriptional programs constraining cancer initiation and progression. </w:t>
        </w:r>
      </w:ins>
      <w:ins w:id="276" w:author="Aftab Alam" w:date="2025-09-15T13:23:00Z" w16du:dateUtc="2025-09-15T09:23:00Z">
        <w:r w:rsidRPr="00267E50">
          <w:rPr>
            <w:rFonts w:ascii="Times New Roman" w:hAnsi="Times New Roman" w:cs="Times New Roman"/>
          </w:rPr>
          <w:t>Overall d</w:t>
        </w:r>
      </w:ins>
      <w:ins w:id="277" w:author="Aftab Alam" w:date="2025-09-15T13:21:00Z" w16du:dateUtc="2025-09-15T09:21:00Z">
        <w:r w:rsidRPr="00267E50">
          <w:rPr>
            <w:rFonts w:ascii="Times New Roman" w:hAnsi="Times New Roman" w:cs="Times New Roman"/>
          </w:rPr>
          <w:t>ownregulation of this hub gene</w:t>
        </w:r>
      </w:ins>
      <w:ins w:id="278" w:author="Aftab Alam" w:date="2025-09-15T13:23:00Z" w16du:dateUtc="2025-09-15T09:23:00Z">
        <w:r w:rsidRPr="00267E50">
          <w:rPr>
            <w:rFonts w:ascii="Times New Roman" w:hAnsi="Times New Roman" w:cs="Times New Roman"/>
          </w:rPr>
          <w:t xml:space="preserve"> in </w:t>
        </w:r>
      </w:ins>
      <w:ins w:id="279" w:author="Aftab Alam" w:date="2025-09-15T13:24:00Z" w16du:dateUtc="2025-09-15T09:24:00Z">
        <w:r w:rsidRPr="00267E50">
          <w:rPr>
            <w:rFonts w:ascii="Times New Roman" w:hAnsi="Times New Roman" w:cs="Times New Roman"/>
          </w:rPr>
          <w:t xml:space="preserve">the </w:t>
        </w:r>
      </w:ins>
      <w:ins w:id="280" w:author="Aftab Alam" w:date="2025-09-15T13:23:00Z" w16du:dateUtc="2025-09-15T09:23:00Z">
        <w:r w:rsidRPr="00267E50">
          <w:rPr>
            <w:rFonts w:ascii="Times New Roman" w:hAnsi="Times New Roman" w:cs="Times New Roman"/>
          </w:rPr>
          <w:t>cluster</w:t>
        </w:r>
      </w:ins>
      <w:ins w:id="281" w:author="Aftab Alam" w:date="2025-09-15T13:21:00Z" w16du:dateUtc="2025-09-15T09:21:00Z">
        <w:r w:rsidRPr="00267E50">
          <w:rPr>
            <w:rFonts w:ascii="Times New Roman" w:hAnsi="Times New Roman" w:cs="Times New Roman"/>
          </w:rPr>
          <w:t xml:space="preserve"> could represent a key mechanism by which tumors disable an essential protective system encoded on the X-chromosome.</w:t>
        </w:r>
      </w:ins>
      <w:ins w:id="282" w:author="Aftab Alam" w:date="2025-09-15T13:51:00Z" w16du:dateUtc="2025-09-15T09:51:00Z">
        <w:r w:rsidRPr="00267E50">
          <w:rPr>
            <w:rFonts w:ascii="Times New Roman" w:hAnsi="Times New Roman" w:cs="Times New Roman"/>
          </w:rPr>
          <w:t xml:space="preserve"> </w:t>
        </w:r>
      </w:ins>
      <w:del w:id="283" w:author="Aftab Alam" w:date="2025-09-15T10:56:00Z" w16du:dateUtc="2025-09-15T06:56:00Z">
        <w:r w:rsidRPr="00267E50" w:rsidDel="00503923">
          <w:rPr>
            <w:rFonts w:ascii="Times New Roman" w:hAnsi="Times New Roman" w:cs="Times New Roman"/>
            <w:b/>
            <w:bCs/>
            <w:u w:val="single"/>
            <w:rPrChange w:id="284" w:author="Aftab Alam" w:date="2025-09-15T13:36:00Z" w16du:dateUtc="2025-09-15T09:36:00Z">
              <w:rPr>
                <w:rFonts w:ascii="Times New Roman" w:hAnsi="Times New Roman" w:cs="Times New Roman"/>
              </w:rPr>
            </w:rPrChange>
          </w:rPr>
          <w:delText xml:space="preserve">Cluster-3 focuses on </w:delText>
        </w:r>
        <w:r w:rsidRPr="00267E50" w:rsidDel="00503923">
          <w:rPr>
            <w:rFonts w:ascii="Times New Roman" w:hAnsi="Times New Roman" w:cs="Times New Roman"/>
            <w:b/>
            <w:bCs/>
            <w:i/>
            <w:iCs/>
            <w:u w:val="single"/>
            <w:rPrChange w:id="285" w:author="Aftab Alam" w:date="2025-09-15T13:36:00Z" w16du:dateUtc="2025-09-15T09:36:00Z">
              <w:rPr>
                <w:rFonts w:ascii="Times New Roman" w:hAnsi="Times New Roman" w:cs="Times New Roman"/>
                <w:i/>
                <w:iCs/>
              </w:rPr>
            </w:rPrChange>
          </w:rPr>
          <w:delText>SKA3</w:delText>
        </w:r>
        <w:r w:rsidRPr="00267E50" w:rsidDel="00503923">
          <w:rPr>
            <w:rFonts w:ascii="Times New Roman" w:hAnsi="Times New Roman" w:cs="Times New Roman"/>
            <w:b/>
            <w:bCs/>
            <w:u w:val="single"/>
            <w:rPrChange w:id="286" w:author="Aftab Alam" w:date="2025-09-15T13:36:00Z" w16du:dateUtc="2025-09-15T09:36:00Z">
              <w:rPr>
                <w:rFonts w:ascii="Times New Roman" w:hAnsi="Times New Roman" w:cs="Times New Roman"/>
              </w:rPr>
            </w:rPrChange>
          </w:rPr>
          <w:delText xml:space="preserve">, a gene that has been linked to the activation of PI3K-Akt pathway, cell cycle regulation, and cancer cell proliferation and metastasis </w:delText>
        </w:r>
        <w:r w:rsidRPr="00267E50" w:rsidDel="00503923">
          <w:rPr>
            <w:rFonts w:ascii="Times New Roman" w:hAnsi="Times New Roman" w:cs="Times New Roman"/>
            <w:b/>
            <w:bCs/>
            <w:u w:val="single"/>
            <w:rPrChange w:id="287" w:author="Aftab Alam" w:date="2025-09-15T13:36:00Z" w16du:dateUtc="2025-09-15T09:36:00Z">
              <w:rPr>
                <w:rFonts w:ascii="Times New Roman" w:hAnsi="Times New Roman" w:cs="Times New Roman"/>
              </w:rPr>
            </w:rPrChange>
          </w:rPr>
          <w:fldChar w:fldCharType="begin"/>
        </w:r>
      </w:del>
      <w:del w:id="288" w:author="Aftab Alam" w:date="2025-09-11T15:38:00Z" w16du:dateUtc="2025-09-11T11:38:00Z">
        <w:r w:rsidRPr="00267E50" w:rsidDel="00F57AE4">
          <w:rPr>
            <w:rFonts w:ascii="Times New Roman" w:hAnsi="Times New Roman" w:cs="Times New Roman"/>
            <w:b/>
            <w:bCs/>
            <w:u w:val="single"/>
            <w:rPrChange w:id="289" w:author="Aftab Alam" w:date="2025-09-15T13:36:00Z" w16du:dateUtc="2025-09-15T09:36:00Z">
              <w:rPr>
                <w:rFonts w:ascii="Times New Roman" w:hAnsi="Times New Roman" w:cs="Times New Roman"/>
              </w:rPr>
            </w:rPrChange>
          </w:rPr>
          <w:delInstrText xml:space="preserve"> ADDIN ZOTERO_ITEM CSL_CITATION {"citationID":"a23hunvbphp","properties":{"formattedCitation":"[77]","plainCitation":"[77]","noteIndex":0},"citationItems":[{"id":1969,"uris":["http://zotero.org/users/2485577/items/PKBQ92HZ"],"itemData":{"id":1969,"type":"article-journal","abstract":"Spindle and kinetochore-associated complex subunit 3 (SKA3) is a microtubule-binding subcomplex of the outer kinetochore, which plays a vital role in proper chromosomal segregation and cell division. Recently, SKA3 have been demonstrated its oncogenic role of tumorigenesis and development in cancers. In this review, the authors comprehensively deciphered SKA3 in human cancer from various aspects, including bibliometrics, pan-cancer analysis, and narrative summary. The authors also provided the top 10 predicted drugs targeting SKA3. The authors proposed that SKA3 was a potential target and brought new therapeutic opportunities for cancer patients.","container-title":"International Journal of Surgery","DOI":"10.1097/JS9.0000000000001123","ISSN":"1743-9159","issue":"4","language":"en","license":"http://creativecommons.org/licenses/by-nc-nd/4.0/ http://creativecommons.org/licenses/by-nc-nd/4.0/","page":"2323-2337","source":"DOI.org (Crossref)","title":"SKA3 targeted therapies in cancer precision surgery: bridging bench discoveries to clinical applications – review article","title-short":"SKA3 targeted therapies in cancer precision surgery","volume":"110","author":[{"family":"Feng","given":"Dechao"},{"family":"Wang","given":"Jie"},{"family":"Xiao","given":"Yuhan"},{"family":"Wu","given":"Ruicheng"},{"family":"Li","given":"Dengxiong"},{"family":"Tuo","given":"Zhouting"},{"family":"Yu","given":"Qingxin"},{"family":"Ye","given":"Luxia"},{"family":"Miyamoto","given":"Akira"},{"family":"Yoo","given":"Koo Han"},{"family":"Wei","given":"Wuran"},{"family":"Ye","given":"Xing"},{"family":"Zhang","given":"Chi"},{"family":"Han","given":"Ping"}],"issued":{"date-parts":[["2024",4]]}}}],"schema":"https://github.com/citation-style-language/schema/raw/master/csl-citation.json"} </w:delInstrText>
        </w:r>
      </w:del>
      <w:del w:id="290" w:author="Aftab Alam" w:date="2025-09-15T10:56:00Z" w16du:dateUtc="2025-09-15T06:56:00Z">
        <w:r w:rsidRPr="00267E50" w:rsidDel="00503923">
          <w:rPr>
            <w:rFonts w:ascii="Times New Roman" w:hAnsi="Times New Roman" w:cs="Times New Roman"/>
            <w:b/>
            <w:bCs/>
            <w:u w:val="single"/>
            <w:rPrChange w:id="291" w:author="Aftab Alam" w:date="2025-09-15T13:36:00Z" w16du:dateUtc="2025-09-15T09:36:00Z">
              <w:rPr>
                <w:rFonts w:ascii="Times New Roman" w:hAnsi="Times New Roman" w:cs="Times New Roman"/>
              </w:rPr>
            </w:rPrChange>
          </w:rPr>
          <w:fldChar w:fldCharType="separate"/>
        </w:r>
      </w:del>
      <w:del w:id="292" w:author="Aftab Alam" w:date="2025-09-11T15:38:00Z" w16du:dateUtc="2025-09-11T11:38:00Z">
        <w:r w:rsidRPr="00267E50" w:rsidDel="00F57AE4">
          <w:rPr>
            <w:rFonts w:ascii="Times New Roman" w:hAnsi="Times New Roman" w:cs="Times New Roman"/>
            <w:b/>
            <w:bCs/>
            <w:u w:val="single"/>
            <w:rPrChange w:id="293" w:author="Aftab Alam" w:date="2025-09-15T13:36:00Z" w16du:dateUtc="2025-09-15T09:36:00Z">
              <w:rPr>
                <w:rFonts w:ascii="Times New Roman" w:hAnsi="Times New Roman" w:cs="Times New Roman"/>
              </w:rPr>
            </w:rPrChange>
          </w:rPr>
          <w:delText>[77]</w:delText>
        </w:r>
      </w:del>
      <w:del w:id="294" w:author="Aftab Alam" w:date="2025-09-15T10:56:00Z" w16du:dateUtc="2025-09-15T06:56:00Z">
        <w:r w:rsidRPr="00267E50" w:rsidDel="00503923">
          <w:rPr>
            <w:rFonts w:ascii="Times New Roman" w:hAnsi="Times New Roman" w:cs="Times New Roman"/>
            <w:b/>
            <w:bCs/>
            <w:u w:val="single"/>
            <w:rPrChange w:id="295" w:author="Aftab Alam" w:date="2025-09-15T13:36:00Z" w16du:dateUtc="2025-09-15T09:36:00Z">
              <w:rPr>
                <w:rFonts w:ascii="Times New Roman" w:hAnsi="Times New Roman" w:cs="Times New Roman"/>
              </w:rPr>
            </w:rPrChange>
          </w:rPr>
          <w:fldChar w:fldCharType="end"/>
        </w:r>
        <w:r w:rsidRPr="00267E50" w:rsidDel="00503923">
          <w:rPr>
            <w:rFonts w:ascii="Times New Roman" w:hAnsi="Times New Roman" w:cs="Times New Roman"/>
            <w:b/>
            <w:bCs/>
            <w:u w:val="single"/>
            <w:rPrChange w:id="296" w:author="Aftab Alam" w:date="2025-09-15T13:36:00Z" w16du:dateUtc="2025-09-15T09:36:00Z">
              <w:rPr>
                <w:rFonts w:ascii="Times New Roman" w:hAnsi="Times New Roman" w:cs="Times New Roman"/>
              </w:rPr>
            </w:rPrChange>
          </w:rPr>
          <w:delText xml:space="preserve">. SKA3 functions as an oncogene that regulates chromosome separation and cell division and is associated with lung adenocarcinoma, as well as prostate, cervical, and breast cancers </w:delText>
        </w:r>
        <w:r w:rsidRPr="00267E50" w:rsidDel="00503923">
          <w:rPr>
            <w:rFonts w:ascii="Times New Roman" w:hAnsi="Times New Roman" w:cs="Times New Roman"/>
            <w:b/>
            <w:bCs/>
            <w:u w:val="single"/>
            <w:rPrChange w:id="297" w:author="Aftab Alam" w:date="2025-09-15T13:36:00Z" w16du:dateUtc="2025-09-15T09:36:00Z">
              <w:rPr>
                <w:rFonts w:ascii="Times New Roman" w:hAnsi="Times New Roman" w:cs="Times New Roman"/>
              </w:rPr>
            </w:rPrChange>
          </w:rPr>
          <w:fldChar w:fldCharType="begin"/>
        </w:r>
      </w:del>
      <w:del w:id="298" w:author="Aftab Alam" w:date="2025-09-11T15:38:00Z" w16du:dateUtc="2025-09-11T11:38:00Z">
        <w:r w:rsidRPr="00267E50" w:rsidDel="00F57AE4">
          <w:rPr>
            <w:rFonts w:ascii="Times New Roman" w:hAnsi="Times New Roman" w:cs="Times New Roman"/>
            <w:b/>
            <w:bCs/>
            <w:u w:val="single"/>
            <w:rPrChange w:id="299" w:author="Aftab Alam" w:date="2025-09-15T13:36:00Z" w16du:dateUtc="2025-09-15T09:36:00Z">
              <w:rPr>
                <w:rFonts w:ascii="Times New Roman" w:hAnsi="Times New Roman" w:cs="Times New Roman"/>
              </w:rPr>
            </w:rPrChange>
          </w:rPr>
          <w:delInstrText xml:space="preserve"> ADDIN ZOTERO_ITEM CSL_CITATION {"citationID":"mq7PlgBp","properties":{"formattedCitation":"[78]","plainCitation":"[78]","noteIndex":0},"citationItems":[{"id":1527,"uris":["http://zotero.org/users/2485577/items/IV4JAM8B"],"itemData":{"id":1527,"type":"article-journal","abstract":"Abstract\n            Spindle and kinetochore-associated complex subunit 3 (SKA3) is a well-known regulator of chromosome separation and cell division, which plays an important role in cell proliferation. However, the mechanism of SKA3 regulating tumor proliferation via reprogramming metabolism is unknown. Here, SKA3 is identified as an oncogene in laryngeal squamous cell carcinoma (LSCC), and high levels of SKA3 are closely associated with malignant progression and poor prognosis. In vitro and in vivo experiments demonstrate that SKA3 promotes LSCC cell proliferation and chemoresistance through a novel role of reprogramming glycolytic metabolism. Further studies reveal the downstream mechanisms of SKA3, which can bind and stabilize polo-like kinase 1 (PLK1) protein via suppressing ubiquitin-mediated degradation. The accumulation of PLK1 activates AKT and thus upregulates glycolytic enzymes HK2, PFKFB3, and PDK1, resulting in enhancement of glycolysis. Furthermore, our data reveal that phosphorylation at Thr360 of SKA3 is critical for its binding to PLK1 and the increase in glycolysis. Collectively, the novel oncogenic signal axis “SKA3-PLK1-AKT” plays a critical role in the glycolysis of LSCC. SKA3 may serve as a prognostic biomarker and therapeutic target, providing a potential strategy for proliferation inhibition and chemosensitization in tumors, especially for LSCC patients with PLK1 inhibitor resistance.","container-title":"Cell Death &amp; Disease","DOI":"10.1038/s41419-020-03104-6","ISSN":"2041-4889","issue":"10","journalAbbreviation":"Cell Death Dis","language":"en","page":"919","source":"DOI.org (Crossref)","title":"Targeting SKA3 suppresses the proliferation and chemoresistance of laryngeal squamous cell carcinoma via impairing PLK1–AKT axis-mediated glycolysis","volume":"11","author":[{"family":"Gao","given":"Wei"},{"family":"Zhang","given":"Yuliang"},{"family":"Luo","given":"Hongjie"},{"family":"Niu","given":"Min"},{"family":"Zheng","given":"Xiwang"},{"family":"Hu","given":"Wanglai"},{"family":"Cui","given":"Jiajia"},{"family":"Xue","given":"Xuting"},{"family":"Bo","given":"Yunfeng"},{"family":"Dai","given":"Fengsheng"},{"family":"Lu","given":"Yan"},{"family":"Yang","given":"Dongli"},{"family":"Guo","given":"Yujia"},{"family":"Guo","given":"Huina"},{"family":"Li","given":"Huizheng"},{"family":"Zhang","given":"Yu"},{"family":"Yang","given":"Tao"},{"family":"Li","given":"Li"},{"family":"Zhang","given":"Linshi"},{"family":"Hou","given":"Rui"},{"family":"Wen","given":"Shuxin"},{"family":"An","given":"Changming"},{"family":"Ma","given":"Teng"},{"family":"Jin","given":"Lei"},{"family":"Xu","given":"Wei"},{"family":"Wu","given":"Yongyan"}],"issued":{"date-parts":[["2020",10,26]]}}}],"schema":"https://github.com/citation-style-language/schema/raw/master/csl-citation.json"} </w:delInstrText>
        </w:r>
      </w:del>
      <w:del w:id="300" w:author="Aftab Alam" w:date="2025-09-15T10:56:00Z" w16du:dateUtc="2025-09-15T06:56:00Z">
        <w:r w:rsidRPr="00267E50" w:rsidDel="00503923">
          <w:rPr>
            <w:rFonts w:ascii="Times New Roman" w:hAnsi="Times New Roman" w:cs="Times New Roman"/>
            <w:b/>
            <w:bCs/>
            <w:u w:val="single"/>
            <w:rPrChange w:id="301" w:author="Aftab Alam" w:date="2025-09-15T13:36:00Z" w16du:dateUtc="2025-09-15T09:36:00Z">
              <w:rPr>
                <w:rFonts w:ascii="Times New Roman" w:hAnsi="Times New Roman" w:cs="Times New Roman"/>
              </w:rPr>
            </w:rPrChange>
          </w:rPr>
          <w:fldChar w:fldCharType="separate"/>
        </w:r>
      </w:del>
      <w:del w:id="302" w:author="Aftab Alam" w:date="2025-09-11T15:38:00Z" w16du:dateUtc="2025-09-11T11:38:00Z">
        <w:r w:rsidRPr="00267E50" w:rsidDel="00F57AE4">
          <w:rPr>
            <w:rFonts w:ascii="Times New Roman" w:hAnsi="Times New Roman" w:cs="Times New Roman"/>
            <w:b/>
            <w:bCs/>
            <w:u w:val="single"/>
            <w:rPrChange w:id="303" w:author="Aftab Alam" w:date="2025-09-15T13:36:00Z" w16du:dateUtc="2025-09-15T09:36:00Z">
              <w:rPr>
                <w:rFonts w:ascii="Times New Roman" w:hAnsi="Times New Roman" w:cs="Times New Roman"/>
              </w:rPr>
            </w:rPrChange>
          </w:rPr>
          <w:delText>[78]</w:delText>
        </w:r>
      </w:del>
      <w:del w:id="304" w:author="Aftab Alam" w:date="2025-09-15T10:56:00Z" w16du:dateUtc="2025-09-15T06:56:00Z">
        <w:r w:rsidRPr="00267E50" w:rsidDel="00503923">
          <w:rPr>
            <w:rFonts w:ascii="Times New Roman" w:hAnsi="Times New Roman" w:cs="Times New Roman"/>
            <w:b/>
            <w:bCs/>
            <w:u w:val="single"/>
            <w:rPrChange w:id="305" w:author="Aftab Alam" w:date="2025-09-15T13:36:00Z" w16du:dateUtc="2025-09-15T09:36:00Z">
              <w:rPr>
                <w:rFonts w:ascii="Times New Roman" w:hAnsi="Times New Roman" w:cs="Times New Roman"/>
              </w:rPr>
            </w:rPrChange>
          </w:rPr>
          <w:fldChar w:fldCharType="end"/>
        </w:r>
        <w:r w:rsidRPr="00267E50" w:rsidDel="00503923">
          <w:rPr>
            <w:rFonts w:ascii="Times New Roman" w:hAnsi="Times New Roman" w:cs="Times New Roman"/>
            <w:b/>
            <w:bCs/>
            <w:u w:val="single"/>
            <w:rPrChange w:id="306" w:author="Aftab Alam" w:date="2025-09-15T13:36:00Z" w16du:dateUtc="2025-09-15T09:36:00Z">
              <w:rPr>
                <w:rFonts w:ascii="Times New Roman" w:hAnsi="Times New Roman" w:cs="Times New Roman"/>
              </w:rPr>
            </w:rPrChange>
          </w:rPr>
          <w:delText xml:space="preserve">. Moreover, high expression of SKA3 correlates with poor outcomes in bladder and renal cancers </w:delText>
        </w:r>
        <w:r w:rsidRPr="00267E50" w:rsidDel="00503923">
          <w:rPr>
            <w:rFonts w:ascii="Times New Roman" w:hAnsi="Times New Roman" w:cs="Times New Roman"/>
            <w:b/>
            <w:bCs/>
            <w:u w:val="single"/>
            <w:rPrChange w:id="307" w:author="Aftab Alam" w:date="2025-09-15T13:36:00Z" w16du:dateUtc="2025-09-15T09:36:00Z">
              <w:rPr>
                <w:rFonts w:ascii="Times New Roman" w:hAnsi="Times New Roman" w:cs="Times New Roman"/>
              </w:rPr>
            </w:rPrChange>
          </w:rPr>
          <w:fldChar w:fldCharType="begin"/>
        </w:r>
      </w:del>
      <w:del w:id="308" w:author="Aftab Alam" w:date="2025-09-11T15:38:00Z" w16du:dateUtc="2025-09-11T11:38:00Z">
        <w:r w:rsidRPr="00267E50" w:rsidDel="00F57AE4">
          <w:rPr>
            <w:rFonts w:ascii="Times New Roman" w:hAnsi="Times New Roman" w:cs="Times New Roman"/>
            <w:b/>
            <w:bCs/>
            <w:u w:val="single"/>
            <w:rPrChange w:id="309" w:author="Aftab Alam" w:date="2025-09-15T13:36:00Z" w16du:dateUtc="2025-09-15T09:36:00Z">
              <w:rPr>
                <w:rFonts w:ascii="Times New Roman" w:hAnsi="Times New Roman" w:cs="Times New Roman"/>
              </w:rPr>
            </w:rPrChange>
          </w:rPr>
          <w:delInstrText xml:space="preserve"> ADDIN ZOTERO_ITEM CSL_CITATION {"citationID":"a1m54jltaa9","properties":{"formattedCitation":"[79,80]","plainCitation":"[79,80]","noteIndex":0},"citationItems":[{"id":1970,"uris":["http://zotero.org/users/2485577/items/IG5GLX9E"],"itemData":{"id":1970,"type":"article-journal","abstract":"Abstract\n            \n              Background\n              \n                Spindle and kinetochore‑associated complex subunit 3 (\n                SKA3\n                ) has recently been considered a key regulator of carcinogenesis. However, the connection between\n                SKA3\n                and immune cell infiltration remains unknown.\n              \n            \n            \n              Methods\n              \n                The current study investigated the expression mode, prognostic effect, and functional role of\n                SKA3\n                in different tumors, particularly bladder cancer using numerous databases, comprising TIMER, GEPIA, HPA, UALCAN, PrognoScan, and Kaplan–Meier Plotter. Differentially expressed gene and enrichment analyses were implemented on\n                SKA3\n                using R packages \"edgR\" and \"clusterProfiler\". Immunohistochemistry was further used to validate the expression of\n                SKA3\n                gene in bladder cancer. Following that, the relevance of\n                SKA3\n                expression to immune infiltration level in bladder cancer was evaluated using TIMER.\n              \n            \n            \n              Results\n              \n                Overall, the level of\n                SKA3\n                expression in tumor tissue significantly increased than in normal tissue. In bladder cancer and other tumors, patients with high\n                SKA3\n                expression levels had worse overall survival (OS) (\n                p\n                 = \n                0.016\n                ), disease-specific survival (DSS) (\n                p\n                 = \n                0.00004\n                ), and disease-free survival (DFS) (\n                p\n                 = \n                0.032\n                ). Additionally, the major molecular functions for\n                SKA3\n                included nuclear division, mitotic nuclear division, mitotic sister chromatid segregation, humoral immune response, and cell chemotaxis. Additionally,\n                SKA3\n                expression was found to be positively associated with enhanced M2 macrophage and T helper (Th) 2 cell infiltration in bladder cancer.\n              \n            \n            \n              Conclusions\n              \n                Our study implies that\n                SKA3\n                contributes to M2 macrophage and Th2 cell polarization by acting as an oncogene in bladder cancer.\n                SKA3\n                might be a novel biomarker for evaluating prognosis and immune infiltration in bladder cancer.","container-title":"Hereditas","DOI":"10.1186/s41065-022-00234-z","ISSN":"1601-5223","issue":"1","journalAbbreviation":"Hereditas","language":"en","page":"20","source":"DOI.org (Crossref)","title":"SKA3 is a prognostic biomarker and associated with immune infiltration in bladder cancer","volume":"159","author":[{"family":"Wang","given":"Chenyang"},{"family":"Liu","given":"Shasha"},{"family":"Zhang","given":"Xinhong"},{"family":"Wang","given":"Yan"},{"family":"Guan","given":"Peng"},{"family":"Bu","given":"Fanyou"},{"family":"Wang","given":"Hao"},{"family":"Wang","given":"Dawen"},{"family":"Fan","given":"Yi"},{"family":"Hou","given":"Sichuan"},{"family":"Qiu","given":"Zhilei"}],"issued":{"date-parts":[["2022",12]]}},"label":"page"},{"id":1972,"uris":["http://zotero.org/users/2485577/items/FESWWHPW"],"itemData":{"id":1972,"type":"article-journal","container-title":"Oncotarget","DOI":"10.18632/oncotarget.25410","ISSN":"1949-2553","issue":"42","journalAbbreviation":"Oncotarget","language":"en","page":"26638-26658","source":"DOI.org (Crossref)","title":"Anti-tumor roles of both strands of the &lt;i&gt;miR-455&lt;/i&gt; duplex: their targets &lt;i&gt;SKA1&lt;/i&gt; and &lt;i&gt;SKA3&lt;/i&gt; are involved in the pathogenesis of renal cell carcinoma","title-short":"Anti-tumor roles of both strands of the &lt;i&gt;miR-455&lt;/i&gt; duplex","volume":"9","author":[{"family":"Yamada","given":"Yasutaka"},{"family":"Arai","given":"Takayuki"},{"family":"Kojima","given":"Satoko"},{"family":"Sugawara","given":"Sho"},{"family":"Kato","given":"Mayuko"},{"family":"Okato","given":"Atsushi"},{"family":"Yamazaki","given":"Kazuto"},{"family":"Naya","given":"Yukio"},{"family":"Ichikawa","given":"Tomohiko"},{"family":"Seki","given":"Naohiko"}],"issued":{"date-parts":[["2018",6,1]]}},"label":"page"}],"schema":"https://github.com/citation-style-language/schema/raw/master/csl-citation.json"} </w:delInstrText>
        </w:r>
      </w:del>
      <w:del w:id="310" w:author="Aftab Alam" w:date="2025-09-15T10:56:00Z" w16du:dateUtc="2025-09-15T06:56:00Z">
        <w:r w:rsidRPr="00267E50" w:rsidDel="00503923">
          <w:rPr>
            <w:rFonts w:ascii="Times New Roman" w:hAnsi="Times New Roman" w:cs="Times New Roman"/>
            <w:b/>
            <w:bCs/>
            <w:u w:val="single"/>
            <w:rPrChange w:id="311" w:author="Aftab Alam" w:date="2025-09-15T13:36:00Z" w16du:dateUtc="2025-09-15T09:36:00Z">
              <w:rPr>
                <w:rFonts w:ascii="Times New Roman" w:hAnsi="Times New Roman" w:cs="Times New Roman"/>
              </w:rPr>
            </w:rPrChange>
          </w:rPr>
          <w:fldChar w:fldCharType="separate"/>
        </w:r>
      </w:del>
      <w:del w:id="312" w:author="Aftab Alam" w:date="2025-09-11T15:38:00Z" w16du:dateUtc="2025-09-11T11:38:00Z">
        <w:r w:rsidRPr="00267E50" w:rsidDel="00F57AE4">
          <w:rPr>
            <w:rFonts w:ascii="Times New Roman" w:hAnsi="Times New Roman" w:cs="Times New Roman"/>
            <w:b/>
            <w:bCs/>
            <w:u w:val="single"/>
            <w:rPrChange w:id="313" w:author="Aftab Alam" w:date="2025-09-15T13:36:00Z" w16du:dateUtc="2025-09-15T09:36:00Z">
              <w:rPr>
                <w:rFonts w:ascii="Times New Roman" w:hAnsi="Times New Roman" w:cs="Times New Roman"/>
              </w:rPr>
            </w:rPrChange>
          </w:rPr>
          <w:delText>[79,80]</w:delText>
        </w:r>
      </w:del>
      <w:del w:id="314" w:author="Aftab Alam" w:date="2025-09-15T10:56:00Z" w16du:dateUtc="2025-09-15T06:56:00Z">
        <w:r w:rsidRPr="00267E50" w:rsidDel="00503923">
          <w:rPr>
            <w:rFonts w:ascii="Times New Roman" w:hAnsi="Times New Roman" w:cs="Times New Roman"/>
            <w:b/>
            <w:bCs/>
            <w:u w:val="single"/>
            <w:rPrChange w:id="315" w:author="Aftab Alam" w:date="2025-09-15T13:36:00Z" w16du:dateUtc="2025-09-15T09:36:00Z">
              <w:rPr>
                <w:rFonts w:ascii="Times New Roman" w:hAnsi="Times New Roman" w:cs="Times New Roman"/>
              </w:rPr>
            </w:rPrChange>
          </w:rPr>
          <w:fldChar w:fldCharType="end"/>
        </w:r>
        <w:r w:rsidRPr="00267E50" w:rsidDel="00503923">
          <w:rPr>
            <w:rFonts w:ascii="Times New Roman" w:hAnsi="Times New Roman" w:cs="Times New Roman"/>
            <w:b/>
            <w:bCs/>
            <w:u w:val="single"/>
            <w:rPrChange w:id="316" w:author="Aftab Alam" w:date="2025-09-15T13:36:00Z" w16du:dateUtc="2025-09-15T09:36:00Z">
              <w:rPr>
                <w:rFonts w:ascii="Times New Roman" w:hAnsi="Times New Roman" w:cs="Times New Roman"/>
              </w:rPr>
            </w:rPrChange>
          </w:rPr>
          <w:delText xml:space="preserve">. </w:delText>
        </w:r>
      </w:del>
      <w:bookmarkStart w:id="317" w:name="_Hlk208827228"/>
      <w:bookmarkEnd w:id="147"/>
      <w:del w:id="318" w:author="Aftab Alam" w:date="2025-09-15T11:23:00Z" w16du:dateUtc="2025-09-15T07:23:00Z">
        <w:r w:rsidRPr="00267E50" w:rsidDel="00B1048C">
          <w:rPr>
            <w:rFonts w:ascii="Times New Roman" w:hAnsi="Times New Roman" w:cs="Times New Roman"/>
            <w:b/>
            <w:bCs/>
            <w:u w:val="single"/>
            <w:rPrChange w:id="319" w:author="Aftab Alam" w:date="2025-09-15T13:36:00Z" w16du:dateUtc="2025-09-15T09:36:00Z">
              <w:rPr>
                <w:rFonts w:ascii="Times New Roman" w:hAnsi="Times New Roman" w:cs="Times New Roman"/>
              </w:rPr>
            </w:rPrChange>
          </w:rPr>
          <w:delText xml:space="preserve">Cluster-4 focuses on </w:delText>
        </w:r>
        <w:r w:rsidRPr="00267E50" w:rsidDel="00B1048C">
          <w:rPr>
            <w:rFonts w:ascii="Times New Roman" w:hAnsi="Times New Roman" w:cs="Times New Roman"/>
            <w:b/>
            <w:bCs/>
            <w:i/>
            <w:iCs/>
            <w:u w:val="single"/>
            <w:rPrChange w:id="320" w:author="Aftab Alam" w:date="2025-09-15T13:36:00Z" w16du:dateUtc="2025-09-15T09:36:00Z">
              <w:rPr>
                <w:rFonts w:ascii="Times New Roman" w:hAnsi="Times New Roman" w:cs="Times New Roman"/>
                <w:i/>
                <w:iCs/>
              </w:rPr>
            </w:rPrChange>
          </w:rPr>
          <w:delText>CRYAB</w:delText>
        </w:r>
        <w:bookmarkEnd w:id="317"/>
        <w:r w:rsidRPr="00267E50" w:rsidDel="00B1048C">
          <w:rPr>
            <w:rFonts w:ascii="Times New Roman" w:hAnsi="Times New Roman" w:cs="Times New Roman"/>
            <w:b/>
            <w:bCs/>
            <w:u w:val="single"/>
            <w:rPrChange w:id="321" w:author="Aftab Alam" w:date="2025-09-15T13:36:00Z" w16du:dateUtc="2025-09-15T09:36:00Z">
              <w:rPr>
                <w:rFonts w:ascii="Times New Roman" w:hAnsi="Times New Roman" w:cs="Times New Roman"/>
              </w:rPr>
            </w:rPrChange>
          </w:rPr>
          <w:delText xml:space="preserve">, a gene recently implicated in promoting colorectal cancer progression via inhibition of ferroptosis </w:delText>
        </w:r>
        <w:r w:rsidRPr="00267E50" w:rsidDel="00B1048C">
          <w:rPr>
            <w:rFonts w:ascii="Times New Roman" w:hAnsi="Times New Roman" w:cs="Times New Roman"/>
            <w:b/>
            <w:bCs/>
            <w:u w:val="single"/>
            <w:rPrChange w:id="322" w:author="Aftab Alam" w:date="2025-09-15T13:36:00Z" w16du:dateUtc="2025-09-15T09:36:00Z">
              <w:rPr>
                <w:rFonts w:ascii="Times New Roman" w:hAnsi="Times New Roman" w:cs="Times New Roman"/>
              </w:rPr>
            </w:rPrChange>
          </w:rPr>
          <w:fldChar w:fldCharType="begin"/>
        </w:r>
      </w:del>
      <w:del w:id="323" w:author="Aftab Alam" w:date="2025-09-11T15:38:00Z" w16du:dateUtc="2025-09-11T11:38:00Z">
        <w:r w:rsidRPr="00267E50" w:rsidDel="00F57AE4">
          <w:rPr>
            <w:rFonts w:ascii="Times New Roman" w:hAnsi="Times New Roman" w:cs="Times New Roman"/>
            <w:b/>
            <w:bCs/>
            <w:u w:val="single"/>
            <w:rPrChange w:id="324" w:author="Aftab Alam" w:date="2025-09-15T13:36:00Z" w16du:dateUtc="2025-09-15T09:36:00Z">
              <w:rPr>
                <w:rFonts w:ascii="Times New Roman" w:hAnsi="Times New Roman" w:cs="Times New Roman"/>
              </w:rPr>
            </w:rPrChange>
          </w:rPr>
          <w:delInstrText xml:space="preserve"> ADDIN ZOTERO_ITEM CSL_CITATION {"citationID":"a270r8mltu1","properties":{"formattedCitation":"[81]","plainCitation":"[81]","noteIndex":0},"citationItems":[{"id":1974,"uris":["http://zotero.org/users/2485577/items/PDQVIUKP"],"itemData":{"id":1974,"type":"article-journal","container-title":"Digestive Diseases and Sciences","DOI":"10.1007/s10620-024-08584-6","ISSN":"0163-2116, 1573-2568","issue":"10","journalAbbreviation":"Dig Dis Sci","language":"en","page":"3799-3809","source":"DOI.org (Crossref)","title":"CRYAB Promotes Colorectal Cancer Progression by Inhibiting Ferroptosis Through Blocking TRIM55-Mediated β-Catenin Ubiquitination and Degradation","volume":"69","author":[{"family":"Xia","given":"Haiyan"},{"family":"Chen","given":"Jingwen"},{"family":"Zhang","given":"Wenbo"},{"family":"Xu","given":"Ying"},{"family":"Nai","given":"Yongjun"},{"family":"Wei","given":"Xiaowei"}],"issued":{"date-parts":[["2024",10]]}}}],"schema":"https://github.com/citation-style-language/schema/raw/master/csl-citation.json"} </w:delInstrText>
        </w:r>
      </w:del>
      <w:del w:id="325" w:author="Aftab Alam" w:date="2025-09-15T11:23:00Z" w16du:dateUtc="2025-09-15T07:23:00Z">
        <w:r w:rsidRPr="00267E50" w:rsidDel="00B1048C">
          <w:rPr>
            <w:rFonts w:ascii="Times New Roman" w:hAnsi="Times New Roman" w:cs="Times New Roman"/>
            <w:b/>
            <w:bCs/>
            <w:u w:val="single"/>
            <w:rPrChange w:id="326" w:author="Aftab Alam" w:date="2025-09-15T13:36:00Z" w16du:dateUtc="2025-09-15T09:36:00Z">
              <w:rPr>
                <w:rFonts w:ascii="Times New Roman" w:hAnsi="Times New Roman" w:cs="Times New Roman"/>
              </w:rPr>
            </w:rPrChange>
          </w:rPr>
          <w:fldChar w:fldCharType="separate"/>
        </w:r>
      </w:del>
      <w:del w:id="327" w:author="Aftab Alam" w:date="2025-09-11T15:38:00Z" w16du:dateUtc="2025-09-11T11:38:00Z">
        <w:r w:rsidRPr="00267E50" w:rsidDel="00F57AE4">
          <w:rPr>
            <w:rFonts w:ascii="Times New Roman" w:hAnsi="Times New Roman" w:cs="Times New Roman"/>
            <w:b/>
            <w:bCs/>
            <w:u w:val="single"/>
            <w:rPrChange w:id="328" w:author="Aftab Alam" w:date="2025-09-15T13:36:00Z" w16du:dateUtc="2025-09-15T09:36:00Z">
              <w:rPr>
                <w:rFonts w:ascii="Times New Roman" w:hAnsi="Times New Roman" w:cs="Times New Roman"/>
              </w:rPr>
            </w:rPrChange>
          </w:rPr>
          <w:delText>[81]</w:delText>
        </w:r>
      </w:del>
      <w:del w:id="329" w:author="Aftab Alam" w:date="2025-09-15T11:23:00Z" w16du:dateUtc="2025-09-15T07:23:00Z">
        <w:r w:rsidRPr="00267E50" w:rsidDel="00B1048C">
          <w:rPr>
            <w:rFonts w:ascii="Times New Roman" w:hAnsi="Times New Roman" w:cs="Times New Roman"/>
            <w:b/>
            <w:bCs/>
            <w:u w:val="single"/>
            <w:rPrChange w:id="330" w:author="Aftab Alam" w:date="2025-09-15T13:36:00Z" w16du:dateUtc="2025-09-15T09:36:00Z">
              <w:rPr>
                <w:rFonts w:ascii="Times New Roman" w:hAnsi="Times New Roman" w:cs="Times New Roman"/>
              </w:rPr>
            </w:rPrChange>
          </w:rPr>
          <w:fldChar w:fldCharType="end"/>
        </w:r>
        <w:r w:rsidRPr="00267E50" w:rsidDel="00B1048C">
          <w:rPr>
            <w:rFonts w:ascii="Times New Roman" w:hAnsi="Times New Roman" w:cs="Times New Roman"/>
            <w:b/>
            <w:bCs/>
            <w:u w:val="single"/>
            <w:rPrChange w:id="331" w:author="Aftab Alam" w:date="2025-09-15T13:36:00Z" w16du:dateUtc="2025-09-15T09:36:00Z">
              <w:rPr>
                <w:rFonts w:ascii="Times New Roman" w:hAnsi="Times New Roman" w:cs="Times New Roman"/>
              </w:rPr>
            </w:rPrChange>
          </w:rPr>
          <w:delText xml:space="preserve">. Mechanistically, overexpression of </w:delText>
        </w:r>
        <w:r w:rsidRPr="00267E50" w:rsidDel="00B1048C">
          <w:rPr>
            <w:rFonts w:ascii="Times New Roman" w:hAnsi="Times New Roman" w:cs="Times New Roman"/>
            <w:b/>
            <w:bCs/>
            <w:i/>
            <w:iCs/>
            <w:u w:val="single"/>
            <w:rPrChange w:id="332" w:author="Aftab Alam" w:date="2025-09-15T13:36:00Z" w16du:dateUtc="2025-09-15T09:36:00Z">
              <w:rPr>
                <w:rFonts w:ascii="Times New Roman" w:hAnsi="Times New Roman" w:cs="Times New Roman"/>
                <w:i/>
                <w:iCs/>
              </w:rPr>
            </w:rPrChange>
          </w:rPr>
          <w:delText>CRYAB</w:delText>
        </w:r>
        <w:r w:rsidRPr="00267E50" w:rsidDel="00B1048C">
          <w:rPr>
            <w:rFonts w:ascii="Times New Roman" w:hAnsi="Times New Roman" w:cs="Times New Roman"/>
            <w:b/>
            <w:bCs/>
            <w:u w:val="single"/>
            <w:rPrChange w:id="333" w:author="Aftab Alam" w:date="2025-09-15T13:36:00Z" w16du:dateUtc="2025-09-15T09:36:00Z">
              <w:rPr>
                <w:rFonts w:ascii="Times New Roman" w:hAnsi="Times New Roman" w:cs="Times New Roman"/>
              </w:rPr>
            </w:rPrChange>
          </w:rPr>
          <w:delText xml:space="preserve"> activates the Akt signaling pathway, promoting cell proliferation and EMT through downregulating pro-apoptosis mediators such as JNK </w:delText>
        </w:r>
        <w:r w:rsidRPr="00267E50" w:rsidDel="00B1048C">
          <w:rPr>
            <w:rFonts w:ascii="Times New Roman" w:hAnsi="Times New Roman" w:cs="Times New Roman"/>
            <w:b/>
            <w:bCs/>
            <w:u w:val="single"/>
            <w:rPrChange w:id="334" w:author="Aftab Alam" w:date="2025-09-15T13:36:00Z" w16du:dateUtc="2025-09-15T09:36:00Z">
              <w:rPr>
                <w:rFonts w:ascii="Times New Roman" w:hAnsi="Times New Roman" w:cs="Times New Roman"/>
              </w:rPr>
            </w:rPrChange>
          </w:rPr>
          <w:fldChar w:fldCharType="begin"/>
        </w:r>
      </w:del>
      <w:del w:id="335" w:author="Aftab Alam" w:date="2025-09-11T15:38:00Z" w16du:dateUtc="2025-09-11T11:38:00Z">
        <w:r w:rsidRPr="00267E50" w:rsidDel="00F57AE4">
          <w:rPr>
            <w:rFonts w:ascii="Times New Roman" w:hAnsi="Times New Roman" w:cs="Times New Roman"/>
            <w:b/>
            <w:bCs/>
            <w:u w:val="single"/>
            <w:rPrChange w:id="336" w:author="Aftab Alam" w:date="2025-09-15T13:36:00Z" w16du:dateUtc="2025-09-15T09:36:00Z">
              <w:rPr>
                <w:rFonts w:ascii="Times New Roman" w:hAnsi="Times New Roman" w:cs="Times New Roman"/>
              </w:rPr>
            </w:rPrChange>
          </w:rPr>
          <w:delInstrText xml:space="preserve"> ADDIN ZOTERO_ITEM CSL_CITATION {"citationID":"a12b5s37942","properties":{"formattedCitation":"[82]","plainCitation":"[82]","noteIndex":0},"citationItems":[{"id":1976,"uris":["http://zotero.org/users/2485577/items/F6PLRA8C"],"itemData":{"id":1976,"type":"article-journal","abstract":"Abstract\n            \n              Background\n              αB-Crystallin is a heat shock chaperone protein which binds to misfolded proteins to prevent their aggregation. It is overexpressed in a wide-variety of cancers. Previous studies using human cancer cell lines and human xenograft models have suggested potential tumor promoter (oncogene) roles for αB-Crystallin in a wide-spectrum of cancers.\n            \n            \n              Methods\n              \n                To determine the causal relationship between\n                CRYAB\n                 overexpression and cancer, we generated a \n                Cryab\n                overexpression knock-in mouse model and monitor them for development of spontaneous and carcinogen (DMBA)-induced tumorigenesis. In order to investigate the mechanism of malignancies observed in this model multiple techniques were used such as immunohistochemical characterizations of tumors, bioinformatics analysis of publically available human tumor datasets, and generation of mouse embryonic fibroblasts (MEFs) for in vitro assays (clonogenic survival and migration assays and proteome analysis by mass-spectrometry).\n              \n            \n            \n              Results\n              \n                This model revealed that constitutive overexpression of \n                Cryab\n                 results in the formation of a variety of lethal spontaneous primary and metastatic tumors in mice. In vivo\n                ,\n                 the overexpression of \n                Cryab\n                 correlated with the upregulation of epithelial-to-mesenchymal (EMT) markers, angiogenesis and some oncogenic proteins including Basigin. In vitro, using E1A/Ras transformed MEFs, we observed that the overexpression of \n                Cryab\n                 led to the promotion of cell survival via upregulation of Akt signaling and downregulation of pro-apoptotic pathway mediator JNK, with subsequent attenuation of apoptosis as assessed by cleaved caspase-3 and Annexin V staining.\n              \n            \n            \n              Conclusions\n              \n                Overall, through the generation and characterization of \n                Cryab\n                 overexpression model, we provide evidence supporting the role of αB-Crystallin as an oncogene, where its upregulation is sufficient to induce tumors, promote cell survival and inhibit apoptosis.","container-title":"Experimental Hematology &amp; Oncology","DOI":"10.1186/s40164-022-00365-z","ISSN":"2162-3619","issue":"1","journalAbbreviation":"Exp Hematol Oncol","language":"en","page":"4","source":"DOI.org (Crossref)","title":"Alpha-B-Crystallin overexpression is sufficient to promote tumorigenesis and metastasis in mice","volume":"12","author":[{"family":"Rashidieh","given":"Behnam"},{"family":"Bain","given":"Amanda Louise"},{"family":"Tria","given":"Simon Manuel"},{"family":"Sharma","given":"Sowmya"},{"family":"Stewart","given":"Cameron Allan"},{"family":"Simmons","given":"Jacinta Ley"},{"family":"Apaja","given":"Pirjo M."},{"family":"Duijf","given":"Pascal H. G."},{"family":"Finnie","given":"John"},{"family":"Khanna","given":"Kum Kum"}],"issued":{"date-parts":[["2023",1,9]]}}}],"schema":"https://github.com/citation-style-language/schema/raw/master/csl-citation.json"} </w:delInstrText>
        </w:r>
      </w:del>
      <w:del w:id="337" w:author="Aftab Alam" w:date="2025-09-15T11:23:00Z" w16du:dateUtc="2025-09-15T07:23:00Z">
        <w:r w:rsidRPr="00267E50" w:rsidDel="00B1048C">
          <w:rPr>
            <w:rFonts w:ascii="Times New Roman" w:hAnsi="Times New Roman" w:cs="Times New Roman"/>
            <w:b/>
            <w:bCs/>
            <w:u w:val="single"/>
            <w:rPrChange w:id="338" w:author="Aftab Alam" w:date="2025-09-15T13:36:00Z" w16du:dateUtc="2025-09-15T09:36:00Z">
              <w:rPr>
                <w:rFonts w:ascii="Times New Roman" w:hAnsi="Times New Roman" w:cs="Times New Roman"/>
              </w:rPr>
            </w:rPrChange>
          </w:rPr>
          <w:fldChar w:fldCharType="separate"/>
        </w:r>
      </w:del>
      <w:del w:id="339" w:author="Aftab Alam" w:date="2025-09-11T15:38:00Z" w16du:dateUtc="2025-09-11T11:38:00Z">
        <w:r w:rsidRPr="00267E50" w:rsidDel="00F57AE4">
          <w:rPr>
            <w:rFonts w:ascii="Times New Roman" w:hAnsi="Times New Roman" w:cs="Times New Roman"/>
            <w:b/>
            <w:bCs/>
            <w:u w:val="single"/>
            <w:rPrChange w:id="340" w:author="Aftab Alam" w:date="2025-09-15T13:36:00Z" w16du:dateUtc="2025-09-15T09:36:00Z">
              <w:rPr>
                <w:rFonts w:ascii="Times New Roman" w:hAnsi="Times New Roman" w:cs="Times New Roman"/>
              </w:rPr>
            </w:rPrChange>
          </w:rPr>
          <w:delText>[82]</w:delText>
        </w:r>
      </w:del>
      <w:del w:id="341" w:author="Aftab Alam" w:date="2025-09-15T11:23:00Z" w16du:dateUtc="2025-09-15T07:23:00Z">
        <w:r w:rsidRPr="00267E50" w:rsidDel="00B1048C">
          <w:rPr>
            <w:rFonts w:ascii="Times New Roman" w:hAnsi="Times New Roman" w:cs="Times New Roman"/>
            <w:b/>
            <w:bCs/>
            <w:u w:val="single"/>
            <w:rPrChange w:id="342" w:author="Aftab Alam" w:date="2025-09-15T13:36:00Z" w16du:dateUtc="2025-09-15T09:36:00Z">
              <w:rPr>
                <w:rFonts w:ascii="Times New Roman" w:hAnsi="Times New Roman" w:cs="Times New Roman"/>
              </w:rPr>
            </w:rPrChange>
          </w:rPr>
          <w:fldChar w:fldCharType="end"/>
        </w:r>
        <w:r w:rsidRPr="00267E50" w:rsidDel="00B1048C">
          <w:rPr>
            <w:rFonts w:ascii="Times New Roman" w:hAnsi="Times New Roman" w:cs="Times New Roman"/>
            <w:b/>
            <w:bCs/>
            <w:u w:val="single"/>
            <w:rPrChange w:id="343" w:author="Aftab Alam" w:date="2025-09-15T13:36:00Z" w16du:dateUtc="2025-09-15T09:36:00Z">
              <w:rPr>
                <w:rFonts w:ascii="Times New Roman" w:hAnsi="Times New Roman" w:cs="Times New Roman"/>
              </w:rPr>
            </w:rPrChange>
          </w:rPr>
          <w:delText xml:space="preserve">. </w:delText>
        </w:r>
      </w:del>
      <w:del w:id="344" w:author="Aftab Alam" w:date="2025-09-15T11:50:00Z" w16du:dateUtc="2025-09-15T07:50:00Z">
        <w:r w:rsidRPr="00267E50" w:rsidDel="00154726">
          <w:rPr>
            <w:rFonts w:ascii="Times New Roman" w:hAnsi="Times New Roman" w:cs="Times New Roman"/>
            <w:b/>
            <w:bCs/>
            <w:u w:val="single"/>
            <w:rPrChange w:id="345" w:author="Aftab Alam" w:date="2025-09-15T13:36:00Z" w16du:dateUtc="2025-09-15T09:36:00Z">
              <w:rPr>
                <w:rFonts w:ascii="Times New Roman" w:hAnsi="Times New Roman" w:cs="Times New Roman"/>
              </w:rPr>
            </w:rPrChange>
          </w:rPr>
          <w:delText xml:space="preserve">The hub gene for cluster-5 is </w:delText>
        </w:r>
        <w:r w:rsidRPr="00267E50" w:rsidDel="00154726">
          <w:rPr>
            <w:rFonts w:ascii="Times New Roman" w:hAnsi="Times New Roman" w:cs="Times New Roman"/>
            <w:b/>
            <w:bCs/>
            <w:i/>
            <w:iCs/>
            <w:u w:val="single"/>
            <w:rPrChange w:id="346" w:author="Aftab Alam" w:date="2025-09-15T13:36:00Z" w16du:dateUtc="2025-09-15T09:36:00Z">
              <w:rPr>
                <w:rFonts w:ascii="Times New Roman" w:hAnsi="Times New Roman" w:cs="Times New Roman"/>
                <w:i/>
                <w:iCs/>
              </w:rPr>
            </w:rPrChange>
          </w:rPr>
          <w:delText>HJURP,</w:delText>
        </w:r>
        <w:r w:rsidRPr="00267E50" w:rsidDel="00154726">
          <w:rPr>
            <w:rFonts w:ascii="Times New Roman" w:hAnsi="Times New Roman" w:cs="Times New Roman"/>
            <w:b/>
            <w:bCs/>
            <w:u w:val="single"/>
            <w:rPrChange w:id="347" w:author="Aftab Alam" w:date="2025-09-15T13:36:00Z" w16du:dateUtc="2025-09-15T09:36:00Z">
              <w:rPr>
                <w:rFonts w:ascii="Times New Roman" w:hAnsi="Times New Roman" w:cs="Times New Roman"/>
              </w:rPr>
            </w:rPrChange>
          </w:rPr>
          <w:delText xml:space="preserve"> which encodes a protein that functions at the centromere level as a chaperone of histone H3 and regulates chromosome segregation </w:delText>
        </w:r>
        <w:r w:rsidRPr="00267E50" w:rsidDel="00154726">
          <w:rPr>
            <w:rFonts w:ascii="Times New Roman" w:hAnsi="Times New Roman" w:cs="Times New Roman"/>
            <w:b/>
            <w:bCs/>
            <w:u w:val="single"/>
            <w:rPrChange w:id="348" w:author="Aftab Alam" w:date="2025-09-15T13:36:00Z" w16du:dateUtc="2025-09-15T09:36:00Z">
              <w:rPr>
                <w:rFonts w:ascii="Times New Roman" w:hAnsi="Times New Roman" w:cs="Times New Roman"/>
              </w:rPr>
            </w:rPrChange>
          </w:rPr>
          <w:fldChar w:fldCharType="begin"/>
        </w:r>
      </w:del>
      <w:del w:id="349" w:author="Aftab Alam" w:date="2025-09-11T15:38:00Z" w16du:dateUtc="2025-09-11T11:38:00Z">
        <w:r w:rsidRPr="00267E50" w:rsidDel="00F57AE4">
          <w:rPr>
            <w:rFonts w:ascii="Times New Roman" w:hAnsi="Times New Roman" w:cs="Times New Roman"/>
            <w:b/>
            <w:bCs/>
            <w:u w:val="single"/>
            <w:rPrChange w:id="350" w:author="Aftab Alam" w:date="2025-09-15T13:36:00Z" w16du:dateUtc="2025-09-15T09:36:00Z">
              <w:rPr>
                <w:rFonts w:ascii="Times New Roman" w:hAnsi="Times New Roman" w:cs="Times New Roman"/>
              </w:rPr>
            </w:rPrChange>
          </w:rPr>
          <w:delInstrText xml:space="preserve"> ADDIN ZOTERO_ITEM CSL_CITATION {"citationID":"an2oshurq1","properties":{"formattedCitation":"[83]","plainCitation":"[83]","noteIndex":0},"citationItems":[{"id":1539,"uris":["http://zotero.org/users/2485577/items/DGEME6WJ"],"itemData":{"id":1539,"type":"article-journal","abstract":"Oncogenes are increasingly recognized as important factors in the development and progression of cancer. Holliday Junction Recognition Protein (HJURP) is a highly specialized mitogenic protein that is a chaperone protein of histone H3. The HJURP gene is located on chromosome 2q37.1 and is involved in nucleosome composition in the mitotic region, forming a three-dimensional crystal structure with Centromere Protein A (CENP-A) and the histone 4 complex. HJURP is involved in the recruitment and assembly of centromere and kinetochore and plays a key role in stabilizing the chromosome structure of tumor cells, and its dysfunction may contribute to tumorigenesis. In the available studies HJURP is upregulated in a variety of cancer tissues and cancer cell lines and is involved in tumor proliferation, invasion, metastasis and immune response. In an\n              in vivo\n              model, overexpression of HJURP in most cancer cell lines promotes cell proliferation and invasiveness, reduces susceptibility to apoptosis, and promotes tumor growth. In addition, upregulation of HJURP was associated with poorer prognosis in a variety of cancers. These properties suggest that HJURP may be a possible target for the treatment of certain cancers. Various studies targeting HJURP as a prognostic and therapeutic target for cancer are gradually attracting interest and attention. This paper reviews the functional and molecular mechanisms of HJURP in a variety of tumor types with the aim of providing new targets for future cancer therapy.","container-title":"Frontiers in Cell and Developmental Biology","DOI":"10.3389/fcell.2023.1106638","ISSN":"2296-634X","journalAbbreviation":"Front. Cell Dev. Biol.","page":"1106638","source":"DOI.org (Crossref)","title":"Advances in holliday junction recognition protein (HJURP): Structure, molecular functions, and roles in cancer","title-short":"Advances in holliday junction recognition protein (HJURP)","volume":"11","author":[{"family":"Li","given":"Lin"},{"family":"Yuan","given":"Qiang"},{"family":"Chu","given":"Yue-Ming"},{"family":"Jiang","given":"Hang-Yu"},{"family":"Zhao","given":"Ju-Hua"},{"family":"Su","given":"Qiang"},{"family":"Huo","given":"Dan-Qun"},{"family":"Zhang","given":"Xiao-Fen"}],"issued":{"date-parts":[["2023",3,21]]}}}],"schema":"https://github.com/citation-style-language/schema/raw/master/csl-citation.json"} </w:delInstrText>
        </w:r>
      </w:del>
      <w:del w:id="351" w:author="Aftab Alam" w:date="2025-09-15T11:50:00Z" w16du:dateUtc="2025-09-15T07:50:00Z">
        <w:r w:rsidRPr="00267E50" w:rsidDel="00154726">
          <w:rPr>
            <w:rFonts w:ascii="Times New Roman" w:hAnsi="Times New Roman" w:cs="Times New Roman"/>
            <w:b/>
            <w:bCs/>
            <w:u w:val="single"/>
            <w:rPrChange w:id="352" w:author="Aftab Alam" w:date="2025-09-15T13:36:00Z" w16du:dateUtc="2025-09-15T09:36:00Z">
              <w:rPr>
                <w:rFonts w:ascii="Times New Roman" w:hAnsi="Times New Roman" w:cs="Times New Roman"/>
              </w:rPr>
            </w:rPrChange>
          </w:rPr>
          <w:fldChar w:fldCharType="separate"/>
        </w:r>
      </w:del>
      <w:del w:id="353" w:author="Aftab Alam" w:date="2025-09-11T15:38:00Z" w16du:dateUtc="2025-09-11T11:38:00Z">
        <w:r w:rsidRPr="00267E50" w:rsidDel="00F57AE4">
          <w:rPr>
            <w:rFonts w:ascii="Times New Roman" w:hAnsi="Times New Roman" w:cs="Times New Roman"/>
            <w:b/>
            <w:bCs/>
            <w:u w:val="single"/>
            <w:rPrChange w:id="354" w:author="Aftab Alam" w:date="2025-09-15T13:36:00Z" w16du:dateUtc="2025-09-15T09:36:00Z">
              <w:rPr>
                <w:rFonts w:ascii="Times New Roman" w:hAnsi="Times New Roman" w:cs="Times New Roman"/>
              </w:rPr>
            </w:rPrChange>
          </w:rPr>
          <w:delText>[83]</w:delText>
        </w:r>
      </w:del>
      <w:del w:id="355" w:author="Aftab Alam" w:date="2025-09-15T11:50:00Z" w16du:dateUtc="2025-09-15T07:50:00Z">
        <w:r w:rsidRPr="00267E50" w:rsidDel="00154726">
          <w:rPr>
            <w:rFonts w:ascii="Times New Roman" w:hAnsi="Times New Roman" w:cs="Times New Roman"/>
            <w:b/>
            <w:bCs/>
            <w:u w:val="single"/>
            <w:rPrChange w:id="356" w:author="Aftab Alam" w:date="2025-09-15T13:36:00Z" w16du:dateUtc="2025-09-15T09:36:00Z">
              <w:rPr>
                <w:rFonts w:ascii="Times New Roman" w:hAnsi="Times New Roman" w:cs="Times New Roman"/>
              </w:rPr>
            </w:rPrChange>
          </w:rPr>
          <w:fldChar w:fldCharType="end"/>
        </w:r>
        <w:r w:rsidRPr="00267E50" w:rsidDel="00154726">
          <w:rPr>
            <w:rFonts w:ascii="Times New Roman" w:hAnsi="Times New Roman" w:cs="Times New Roman"/>
            <w:b/>
            <w:bCs/>
            <w:u w:val="single"/>
            <w:rPrChange w:id="357" w:author="Aftab Alam" w:date="2025-09-15T13:36:00Z" w16du:dateUtc="2025-09-15T09:36:00Z">
              <w:rPr>
                <w:rFonts w:ascii="Times New Roman" w:hAnsi="Times New Roman" w:cs="Times New Roman"/>
              </w:rPr>
            </w:rPrChange>
          </w:rPr>
          <w:delText xml:space="preserve">. HJURP is an oncogene found to be upregulated in several human cancers (such as liver, prostate, breast, renal, ovarian and pancreatic cancers), and its expression is strongly correlated with poor prognosis of patients </w:delText>
        </w:r>
        <w:r w:rsidRPr="00267E50" w:rsidDel="00154726">
          <w:rPr>
            <w:rFonts w:ascii="Times New Roman" w:hAnsi="Times New Roman" w:cs="Times New Roman"/>
            <w:b/>
            <w:bCs/>
            <w:u w:val="single"/>
            <w:rPrChange w:id="358" w:author="Aftab Alam" w:date="2025-09-15T13:36:00Z" w16du:dateUtc="2025-09-15T09:36:00Z">
              <w:rPr>
                <w:rFonts w:ascii="Times New Roman" w:hAnsi="Times New Roman" w:cs="Times New Roman"/>
              </w:rPr>
            </w:rPrChange>
          </w:rPr>
          <w:fldChar w:fldCharType="begin"/>
        </w:r>
      </w:del>
      <w:del w:id="359" w:author="Aftab Alam" w:date="2025-09-11T15:38:00Z" w16du:dateUtc="2025-09-11T11:38:00Z">
        <w:r w:rsidRPr="00267E50" w:rsidDel="00F57AE4">
          <w:rPr>
            <w:rFonts w:ascii="Times New Roman" w:hAnsi="Times New Roman" w:cs="Times New Roman"/>
            <w:b/>
            <w:bCs/>
            <w:u w:val="single"/>
            <w:rPrChange w:id="360" w:author="Aftab Alam" w:date="2025-09-15T13:36:00Z" w16du:dateUtc="2025-09-15T09:36:00Z">
              <w:rPr>
                <w:rFonts w:ascii="Times New Roman" w:hAnsi="Times New Roman" w:cs="Times New Roman"/>
              </w:rPr>
            </w:rPrChange>
          </w:rPr>
          <w:delInstrText xml:space="preserve"> ADDIN ZOTERO_ITEM CSL_CITATION {"citationID":"amvjrch5fq","properties":{"formattedCitation":"[84]","plainCitation":"[84]","noteIndex":0},"citationItems":[{"id":1978,"uris":["http://zotero.org/users/2485577/items/GIEKDFD2"],"itemData":{"id":1978,"type":"article-journal","abstract":"Abstract\n            \n              Introduction\n              \n                HJURP (Holliday Junction Recognition Protein) is a newly discovered gene reported to function at centromeres and to interact with CENPA. However its role in tumor development remains largely unknown. The goal of this study was to investigate the clinical significance of\n                HJURP\n                in breast cancer and its correlation with radiotherapeutic outcome.\n              \n            \n            \n              Methods\n              \n                We measured\n                HJURP\n                expression level in human breast cancer cell lines and primary breast cancers by Western blot and/or by Affymetrix Microarray; and determined its associations with clinical variables using standard statistical methods. Validation was performed with the use of published microarray data. We assessed cell growth and apoptosis of breast cancer cells after radiation using high-content image analysis.\n              \n            \n            \n              Results\n              \n                HJURP\n                was expressed at higher level in breast cancer than in normal breast tissue.\n                HJURP\n                mRNA levels were significantly associated with estrogen receptor (ER), progesterone receptor (PR), Scarff-Bloom-Richardson (SBR) grade, age and Ki67 proliferation indices, but not with pathologic stage, ERBB2, tumor size, or lymph node status. Higher\n                HJURP\n                mRNA levels significantly decreased disease-free and overall survival.\n                HJURP\n                mRNA levels predicted the prognosis better than Ki67 proliferation indices. In a multivariate Cox proportional-hazard regression, including clinical variables as covariates,\n                HJURP\n                mRNA levels remained an independent prognostic factor for disease-free and overall survival. In addition\n                HJURP\n                mRNA levels were an independent prognostic factor over molecular subtypes (normal like, luminal, Erbb2 and basal). Poor clinical outcomes among patients with high\n                HJURP\n                expression were validated in five additional breast cancer cohorts. Furthermore, the patients with high\n                HJURP\n                levels were much more sensitive to radiotherapy.\n                In vitro\n                studies in breast cancer cell lines showed that cells with high\n                HJURP\n                levels were more sensitive to radiation treatment and had a higher rate of apoptosis than those with low levels. Knock down of\n                HJURP\n                in human breast cancer cells using shRNA reduced the sensitivity to radiation treatment.\n                HJURP\n                mRNA levels were significantly correlated with CENPA mRNA levels.\n              \n            \n            \n              Conclusions\n              \n                HJURP\n                mRNA level is a prognostic factor for disease-free and overall survival in patients with breast cancer and is a predictive biomarker for sensitivity to radiotherapy.","container-title":"Breast Cancer Research","DOI":"10.1186/bcr2487","ISSN":"1465-542X","issue":"2","journalAbbreviation":"Breast Cancer Res","language":"en","page":"R18","source":"DOI.org (Crossref)","title":"The expression level of HJURP has an independent prognostic impact and predicts the sensitivity to radiotherapy in breast cancer","volume":"12","author":[{"family":"Hu","given":"Zhi"},{"family":"Huang","given":"Ge"},{"family":"Sadanandam","given":"Anguraj"},{"family":"Gu","given":"Shenda"},{"family":"Lenburg","given":"Marc E"},{"family":"Pai","given":"Melody"},{"family":"Bayani","given":"Nora"},{"family":"Blakely","given":"Eleanor A"},{"family":"Gray","given":"Joe W"},{"family":"Mao","given":"Jian-Hua"}],"issued":{"date-parts":[["2010",3,8]]}}}],"schema":"https://github.com/citation-style-language/schema/raw/master/csl-citation.json"} </w:delInstrText>
        </w:r>
      </w:del>
      <w:del w:id="361" w:author="Aftab Alam" w:date="2025-09-15T11:50:00Z" w16du:dateUtc="2025-09-15T07:50:00Z">
        <w:r w:rsidRPr="00267E50" w:rsidDel="00154726">
          <w:rPr>
            <w:rFonts w:ascii="Times New Roman" w:hAnsi="Times New Roman" w:cs="Times New Roman"/>
            <w:b/>
            <w:bCs/>
            <w:u w:val="single"/>
            <w:rPrChange w:id="362" w:author="Aftab Alam" w:date="2025-09-15T13:36:00Z" w16du:dateUtc="2025-09-15T09:36:00Z">
              <w:rPr>
                <w:rFonts w:ascii="Times New Roman" w:hAnsi="Times New Roman" w:cs="Times New Roman"/>
              </w:rPr>
            </w:rPrChange>
          </w:rPr>
          <w:fldChar w:fldCharType="separate"/>
        </w:r>
      </w:del>
      <w:del w:id="363" w:author="Aftab Alam" w:date="2025-09-11T15:38:00Z" w16du:dateUtc="2025-09-11T11:38:00Z">
        <w:r w:rsidRPr="00267E50" w:rsidDel="00F57AE4">
          <w:rPr>
            <w:rFonts w:ascii="Times New Roman" w:hAnsi="Times New Roman" w:cs="Times New Roman"/>
            <w:b/>
            <w:bCs/>
            <w:u w:val="single"/>
            <w:rPrChange w:id="364" w:author="Aftab Alam" w:date="2025-09-15T13:36:00Z" w16du:dateUtc="2025-09-15T09:36:00Z">
              <w:rPr>
                <w:rFonts w:ascii="Times New Roman" w:hAnsi="Times New Roman" w:cs="Times New Roman"/>
              </w:rPr>
            </w:rPrChange>
          </w:rPr>
          <w:delText>[84]</w:delText>
        </w:r>
      </w:del>
      <w:del w:id="365" w:author="Aftab Alam" w:date="2025-09-15T11:50:00Z" w16du:dateUtc="2025-09-15T07:50:00Z">
        <w:r w:rsidRPr="00267E50" w:rsidDel="00154726">
          <w:rPr>
            <w:rFonts w:ascii="Times New Roman" w:hAnsi="Times New Roman" w:cs="Times New Roman"/>
            <w:b/>
            <w:bCs/>
            <w:u w:val="single"/>
            <w:rPrChange w:id="366" w:author="Aftab Alam" w:date="2025-09-15T13:36:00Z" w16du:dateUtc="2025-09-15T09:36:00Z">
              <w:rPr>
                <w:rFonts w:ascii="Times New Roman" w:hAnsi="Times New Roman" w:cs="Times New Roman"/>
              </w:rPr>
            </w:rPrChange>
          </w:rPr>
          <w:fldChar w:fldCharType="end"/>
        </w:r>
        <w:r w:rsidRPr="00267E50" w:rsidDel="00154726">
          <w:rPr>
            <w:rFonts w:ascii="Times New Roman" w:hAnsi="Times New Roman" w:cs="Times New Roman"/>
            <w:b/>
            <w:bCs/>
            <w:u w:val="single"/>
            <w:rPrChange w:id="367" w:author="Aftab Alam" w:date="2025-09-15T13:36:00Z" w16du:dateUtc="2025-09-15T09:36:00Z">
              <w:rPr>
                <w:rFonts w:ascii="Times New Roman" w:hAnsi="Times New Roman" w:cs="Times New Roman"/>
              </w:rPr>
            </w:rPrChange>
          </w:rPr>
          <w:delText xml:space="preserve">. HJURP promotes tumor proliferation, invasion, metastasis, and chemoresistance </w:delText>
        </w:r>
        <w:r w:rsidRPr="00267E50" w:rsidDel="00154726">
          <w:rPr>
            <w:rFonts w:ascii="Times New Roman" w:hAnsi="Times New Roman" w:cs="Times New Roman"/>
            <w:b/>
            <w:bCs/>
            <w:u w:val="single"/>
            <w:rPrChange w:id="368" w:author="Aftab Alam" w:date="2025-09-15T13:36:00Z" w16du:dateUtc="2025-09-15T09:36:00Z">
              <w:rPr>
                <w:rFonts w:ascii="Times New Roman" w:hAnsi="Times New Roman" w:cs="Times New Roman"/>
              </w:rPr>
            </w:rPrChange>
          </w:rPr>
          <w:fldChar w:fldCharType="begin"/>
        </w:r>
      </w:del>
      <w:del w:id="369" w:author="Aftab Alam" w:date="2025-09-11T15:38:00Z" w16du:dateUtc="2025-09-11T11:38:00Z">
        <w:r w:rsidRPr="00267E50" w:rsidDel="00F57AE4">
          <w:rPr>
            <w:rFonts w:ascii="Times New Roman" w:hAnsi="Times New Roman" w:cs="Times New Roman"/>
            <w:b/>
            <w:bCs/>
            <w:u w:val="single"/>
            <w:rPrChange w:id="370" w:author="Aftab Alam" w:date="2025-09-15T13:36:00Z" w16du:dateUtc="2025-09-15T09:36:00Z">
              <w:rPr>
                <w:rFonts w:ascii="Times New Roman" w:hAnsi="Times New Roman" w:cs="Times New Roman"/>
              </w:rPr>
            </w:rPrChange>
          </w:rPr>
          <w:delInstrText xml:space="preserve"> ADDIN ZOTERO_ITEM CSL_CITATION {"citationID":"a1t6cbh3uei","properties":{"formattedCitation":"[85,86]","plainCitation":"[85,86]","noteIndex":0},"citationItems":[{"id":1980,"uris":["http://zotero.org/users/2485577/items/U93UZ7IS"],"itemData":{"id":1980,"type":"article-journal","abstract":"OBJECTIVE: Holliday junction-recognizing protein (HJURP) was found to be upregulated in several tumors, including non-small cell lung cancer (NSCLC), and the effect of HJURP on NSCLC remains unknown. The objective of the present study was to explore the clinical significance of HJURP and its function in regulating the progression of NSCLC. PATIENTS AND METHODS: Reverse Transcriptions-Polymerase Chain Reaction (RT-PC) and Western blot were performed to detect the expression levels of HJURP in NSCLC tissues and cell lines. The association of HJURP expression level with various important clinicopathological parameters was evaluated. Then, the effects of HJURP expression on tumor cell behavior in vitro were analyzed by the Cell Counting Kit-8 (CCK-8), EdU assays, colony formation, flow cytometry, and transwell assays. The protein levels of related proteins of the Wnt/β-catenin pathway were determined using the Western blot assay. RESULTS: Our study showed that HJURP was significantly upregulated in both NSCLC tissues and cell lines. The higher expression of HJURP was associated with advanced TNM stage, distant metastasis, and poor prognosis. Our data from in vitro assays confirmed that the knockdown of HJURP suppressed NSCLC cells proliferation, migration, invasion, epithelial-mesenchymal transition (EMT) progress, and induced cells apoptosis. Notably, through Western blot analysis, we found that HJURP suppression remarkably decreased β-catenin, cyclin D1 and c-myc expression level in NSCLC cell lines. CONCLUSIONS: Our findings provide clues regarding the role of HJURP as a tumor promoter in NSCLC via the activation of the Wnt/β-catenin pathway, indicating HJURP may be a promising therapeutic target for NSCLC.","container-title":"European Review for Medical and Pharmacological Sciences","DOI":"10.26355/eurrev_201905_17812","ISSN":"1128-3602, 2284-0729","issue":"9","language":"eng","page":"3847–3856","source":"DOI.org (CSL JSON)","title":"Knockdown of HJURP inhibits non-small cell lung cancer cell proliferation, migration, and invasion by repressing Wnt/β-catenin signaling","volume":"23","author":[{"family":"Wei","given":"Y."},{"family":"Ouyang","given":"G.-L."},{"family":"Yao","given":"W.-X."},{"family":"Zhu","given":"Y.-J."},{"family":"Li","given":"X."},{"family":"Huang","given":"L.-X."},{"family":"Yang","given":"X.-W."},{"family":"Jiang","given":"W.-J."}],"issued":{"date-parts":[["2019",5]]}},"label":"page"},{"id":1981,"uris":["http://zotero.org/users/2485577/items/ZVW7SNLU"],"itemData":{"id":1981,"type":"article-journal","abstract":"Abstract\n            Triple-negative breast cancer is still a difficult point in clinical treatment at present, and a deep study of its pathogenesis has great clinical value. Therefore, our research mainly focuses on exploring the progression of triple-negative breast cancer and determines the important role of the HJURP/YAP1/NDRG1 transcriptional regulation axis in triple-negative breast cancer. We observed significantly increased HJURP expression levels in triple-negative breast cancer compared to other subtypes. HJURP could affect the level of ubiquitination modification of YAP1 protein and then regulate its downstream transcriptional activity. Mechanistically, we found that YAP1 positively regulates NDRG1 transcription by binding the promoter region of the NDRG1 gene. And HJURP/YAP1/NDRG1 axis could affect cell proliferation and chemotherapy sensitivity in triple-negative breast cancer. Taken together, these findings provide insights into the transcriptional regulation axis of HJURP/YAP1/NDRG1 in triple-negative breast cancer progression and therapeutic response.","container-title":"Cell Death &amp; Disease","DOI":"10.1038/s41419-022-04833-6","ISSN":"2041-4889","issue":"4","journalAbbreviation":"Cell Death Dis","language":"en","page":"396","source":"DOI.org (Crossref)","title":"HJURP regulates cell proliferation and chemo-resistance via YAP1/NDRG1 transcriptional axis in triple-negative breast cancer","volume":"13","author":[{"family":"Mao","given":"Misha"},{"family":"Jia","given":"Yunlu"},{"family":"Chen","given":"Yongxia"},{"family":"Yang","given":"Jingjing"},{"family":"Xu","given":"Ling"},{"family":"Zhang","given":"Xun"},{"family":"Zhou","given":"Jichun"},{"family":"Li","given":"Zhaoqing"},{"family":"Chen","given":"Cong"},{"family":"Ju","given":"Siwei"},{"family":"Wang","given":"Linbo"}],"issued":{"date-parts":[["2022",4,22]]}},"label":"page"}],"schema":"https://github.com/citation-style-language/schema/raw/master/csl-citation.json"} </w:delInstrText>
        </w:r>
      </w:del>
      <w:del w:id="371" w:author="Aftab Alam" w:date="2025-09-15T11:50:00Z" w16du:dateUtc="2025-09-15T07:50:00Z">
        <w:r w:rsidRPr="00267E50" w:rsidDel="00154726">
          <w:rPr>
            <w:rFonts w:ascii="Times New Roman" w:hAnsi="Times New Roman" w:cs="Times New Roman"/>
            <w:b/>
            <w:bCs/>
            <w:u w:val="single"/>
            <w:rPrChange w:id="372" w:author="Aftab Alam" w:date="2025-09-15T13:36:00Z" w16du:dateUtc="2025-09-15T09:36:00Z">
              <w:rPr>
                <w:rFonts w:ascii="Times New Roman" w:hAnsi="Times New Roman" w:cs="Times New Roman"/>
              </w:rPr>
            </w:rPrChange>
          </w:rPr>
          <w:fldChar w:fldCharType="separate"/>
        </w:r>
      </w:del>
      <w:del w:id="373" w:author="Aftab Alam" w:date="2025-09-11T15:38:00Z" w16du:dateUtc="2025-09-11T11:38:00Z">
        <w:r w:rsidRPr="00267E50" w:rsidDel="00F57AE4">
          <w:rPr>
            <w:rFonts w:ascii="Times New Roman" w:hAnsi="Times New Roman" w:cs="Times New Roman"/>
            <w:b/>
            <w:bCs/>
            <w:u w:val="single"/>
            <w:rPrChange w:id="374" w:author="Aftab Alam" w:date="2025-09-15T13:36:00Z" w16du:dateUtc="2025-09-15T09:36:00Z">
              <w:rPr>
                <w:rFonts w:ascii="Times New Roman" w:hAnsi="Times New Roman" w:cs="Times New Roman"/>
              </w:rPr>
            </w:rPrChange>
          </w:rPr>
          <w:delText>[85,86]</w:delText>
        </w:r>
      </w:del>
      <w:del w:id="375" w:author="Aftab Alam" w:date="2025-09-15T11:50:00Z" w16du:dateUtc="2025-09-15T07:50:00Z">
        <w:r w:rsidRPr="00267E50" w:rsidDel="00154726">
          <w:rPr>
            <w:rFonts w:ascii="Times New Roman" w:hAnsi="Times New Roman" w:cs="Times New Roman"/>
            <w:b/>
            <w:bCs/>
            <w:u w:val="single"/>
            <w:rPrChange w:id="376" w:author="Aftab Alam" w:date="2025-09-15T13:36:00Z" w16du:dateUtc="2025-09-15T09:36:00Z">
              <w:rPr>
                <w:rFonts w:ascii="Times New Roman" w:hAnsi="Times New Roman" w:cs="Times New Roman"/>
              </w:rPr>
            </w:rPrChange>
          </w:rPr>
          <w:fldChar w:fldCharType="end"/>
        </w:r>
        <w:r w:rsidRPr="00267E50" w:rsidDel="00154726">
          <w:rPr>
            <w:rFonts w:ascii="Times New Roman" w:hAnsi="Times New Roman" w:cs="Times New Roman"/>
            <w:b/>
            <w:bCs/>
            <w:u w:val="single"/>
            <w:rPrChange w:id="377" w:author="Aftab Alam" w:date="2025-09-15T13:36:00Z" w16du:dateUtc="2025-09-15T09:36:00Z">
              <w:rPr>
                <w:rFonts w:ascii="Times New Roman" w:hAnsi="Times New Roman" w:cs="Times New Roman"/>
              </w:rPr>
            </w:rPrChange>
          </w:rPr>
          <w:delText xml:space="preserve">. </w:delText>
        </w:r>
      </w:del>
      <w:del w:id="378" w:author="Aftab Alam" w:date="2025-09-15T12:14:00Z" w16du:dateUtc="2025-09-15T08:14:00Z">
        <w:r w:rsidRPr="00267E50" w:rsidDel="008522AC">
          <w:rPr>
            <w:rFonts w:ascii="Times New Roman" w:hAnsi="Times New Roman" w:cs="Times New Roman"/>
            <w:b/>
            <w:bCs/>
            <w:u w:val="single"/>
            <w:rPrChange w:id="379" w:author="Aftab Alam" w:date="2025-09-15T13:36:00Z" w16du:dateUtc="2025-09-15T09:36:00Z">
              <w:rPr>
                <w:rFonts w:ascii="Times New Roman" w:hAnsi="Times New Roman" w:cs="Times New Roman"/>
              </w:rPr>
            </w:rPrChange>
          </w:rPr>
          <w:delText xml:space="preserve">The transcription factor </w:delText>
        </w:r>
        <w:r w:rsidRPr="00267E50" w:rsidDel="008522AC">
          <w:rPr>
            <w:rFonts w:ascii="Times New Roman" w:hAnsi="Times New Roman" w:cs="Times New Roman"/>
            <w:b/>
            <w:bCs/>
            <w:i/>
            <w:iCs/>
            <w:u w:val="single"/>
            <w:rPrChange w:id="380" w:author="Aftab Alam" w:date="2025-09-15T13:36:00Z" w16du:dateUtc="2025-09-15T09:36:00Z">
              <w:rPr>
                <w:rFonts w:ascii="Times New Roman" w:hAnsi="Times New Roman" w:cs="Times New Roman"/>
                <w:i/>
                <w:iCs/>
              </w:rPr>
            </w:rPrChange>
          </w:rPr>
          <w:delText>OTX1</w:delText>
        </w:r>
        <w:r w:rsidRPr="00267E50" w:rsidDel="008522AC">
          <w:rPr>
            <w:rFonts w:ascii="Times New Roman" w:hAnsi="Times New Roman" w:cs="Times New Roman"/>
            <w:b/>
            <w:bCs/>
            <w:u w:val="single"/>
            <w:rPrChange w:id="381" w:author="Aftab Alam" w:date="2025-09-15T13:36:00Z" w16du:dateUtc="2025-09-15T09:36:00Z">
              <w:rPr>
                <w:rFonts w:ascii="Times New Roman" w:hAnsi="Times New Roman" w:cs="Times New Roman"/>
              </w:rPr>
            </w:rPrChange>
          </w:rPr>
          <w:delText xml:space="preserve"> is the hub gene in cluster-6. Emerging evidence demonstrates that OTX1 protein functions as an oncogene whose expression is elevated in multiple cancer types, including breast, colorectal, ovarian and laryngeal squamous carcinoma </w:delText>
        </w:r>
        <w:r w:rsidRPr="00267E50" w:rsidDel="008522AC">
          <w:rPr>
            <w:rFonts w:ascii="Times New Roman" w:hAnsi="Times New Roman" w:cs="Times New Roman"/>
            <w:b/>
            <w:bCs/>
            <w:u w:val="single"/>
            <w:rPrChange w:id="382" w:author="Aftab Alam" w:date="2025-09-15T13:36:00Z" w16du:dateUtc="2025-09-15T09:36:00Z">
              <w:rPr>
                <w:rFonts w:ascii="Times New Roman" w:hAnsi="Times New Roman" w:cs="Times New Roman"/>
              </w:rPr>
            </w:rPrChange>
          </w:rPr>
          <w:fldChar w:fldCharType="begin"/>
        </w:r>
      </w:del>
      <w:del w:id="383" w:author="Aftab Alam" w:date="2025-09-11T15:38:00Z" w16du:dateUtc="2025-09-11T11:38:00Z">
        <w:r w:rsidRPr="00267E50" w:rsidDel="00F57AE4">
          <w:rPr>
            <w:rFonts w:ascii="Times New Roman" w:hAnsi="Times New Roman" w:cs="Times New Roman"/>
            <w:b/>
            <w:bCs/>
            <w:u w:val="single"/>
            <w:rPrChange w:id="384" w:author="Aftab Alam" w:date="2025-09-15T13:36:00Z" w16du:dateUtc="2025-09-15T09:36:00Z">
              <w:rPr>
                <w:rFonts w:ascii="Times New Roman" w:hAnsi="Times New Roman" w:cs="Times New Roman"/>
              </w:rPr>
            </w:rPrChange>
          </w:rPr>
          <w:delInstrText xml:space="preserve"> ADDIN ZOTERO_ITEM CSL_CITATION {"citationID":"a2jm3aben0b","properties":{"formattedCitation":"[87\\uc0\\u8211{}89]","plainCitation":"[87–89]","noteIndex":0},"citationItems":[{"id":1985,"uris":["http://zotero.org/users/2485577/items/WAAGBHCL"],"itemData":{"id":1985,"type":"article-journal","container-title":"Biochemical and Biophysical Research Communications","DOI":"10.1016/j.bbrc.2013.12.125","ISSN":"0006291X","issue":"1","journalAbbreviation":"Biochemical and Biophysical Research Communications","language":"en","page":"1-5","source":"DOI.org (Crossref)","title":"OTX1 promotes colorectal cancer progression through epithelial-mesenchymal transition","volume":"444","author":[{"family":"Yu","given":"Kun"},{"family":"Cai","given":"Xin-Yi"},{"family":"Li","given":"Qiang"},{"family":"Yang","given":"Zhi-Bin"},{"family":"Xiong","given":"Wei"},{"family":"Shen","given":"Tao"},{"family":"Wang","given":"Wei-Ya"},{"family":"Li","given":"Yun-Feng"}],"issued":{"date-parts":[["2014",1]]}}},{"id":1983,"uris":["http://zotero.org/users/2485577/items/ECGA8LIA"],"itemData":{"id":1983,"type":"article-journal","container-title":"Genes &amp; Diseases","DOI":"10.1016/j.gendis.2025.101642","ISSN":"23523042","journalAbbreviation":"Genes &amp; Diseases","language":"en","page":"101642","source":"DOI.org (Crossref)","title":"OTX1 promotes TNBC cell proliferation and tumor growth through the ERK pathway","author":[{"family":"Xie","given":"Huaying"},{"family":"Gong","given":"Dihe"},{"family":"Zhong","given":"Huaqiang"},{"family":"Luo","given":"Jurui"},{"family":"Yu","given":"Liangjie"},{"family":"Gao","given":"Meimei"},{"family":"Xu","given":"Zihao"},{"family":"Yun","given":"Wen"},{"family":"Bai","given":"Yongrui"},{"family":"Sun","given":"Jian"}],"issued":{"date-parts":[["2025",4]]}}},{"id":1984,"uris":["http://zotero.org/users/2485577/items/9P5KEW6S"],"itemData":{"id":1984,"type":"article-journal","container-title":"Tissue and Cell","DOI":"10.1016/j.tice.2023.102082","ISSN":"00408166","journalAbbreviation":"Tissue and Cell","language":"en","page":"102082","source":"DOI.org (Crossref)","title":"OTX1 silencing suppresses ovarian cancer progression through inhibiting the JAK/STAT signaling","volume":"82","author":[{"family":"Zhang","given":"Qian"},{"family":"Li","given":"Xiaoli"},{"family":"Ren","given":"Lili"},{"family":"Gu","given":"Xiaowei"},{"family":"Xiao","given":"Na"},{"family":"Li","given":"Na"}],"issued":{"date-parts":[["2023",6]]}},"label":"page"}],"schema":"https://github.com/citation-style-language/schema/raw/master/csl-citation.json"} </w:delInstrText>
        </w:r>
      </w:del>
      <w:del w:id="385" w:author="Aftab Alam" w:date="2025-09-15T12:14:00Z" w16du:dateUtc="2025-09-15T08:14:00Z">
        <w:r w:rsidRPr="00267E50" w:rsidDel="008522AC">
          <w:rPr>
            <w:rFonts w:ascii="Times New Roman" w:hAnsi="Times New Roman" w:cs="Times New Roman"/>
            <w:b/>
            <w:bCs/>
            <w:u w:val="single"/>
            <w:rPrChange w:id="386" w:author="Aftab Alam" w:date="2025-09-15T13:36:00Z" w16du:dateUtc="2025-09-15T09:36:00Z">
              <w:rPr>
                <w:rFonts w:ascii="Times New Roman" w:hAnsi="Times New Roman" w:cs="Times New Roman"/>
              </w:rPr>
            </w:rPrChange>
          </w:rPr>
          <w:fldChar w:fldCharType="separate"/>
        </w:r>
      </w:del>
      <w:del w:id="387" w:author="Aftab Alam" w:date="2025-09-11T15:38:00Z" w16du:dateUtc="2025-09-11T11:38:00Z">
        <w:r w:rsidRPr="00267E50" w:rsidDel="00F57AE4">
          <w:rPr>
            <w:rFonts w:ascii="Times New Roman" w:hAnsi="Times New Roman" w:cs="Times New Roman"/>
            <w:b/>
            <w:bCs/>
            <w:kern w:val="0"/>
            <w:u w:val="single"/>
            <w:rPrChange w:id="388" w:author="Aftab Alam" w:date="2025-09-15T13:36:00Z" w16du:dateUtc="2025-09-15T09:36:00Z">
              <w:rPr>
                <w:rFonts w:ascii="Times New Roman" w:hAnsi="Times New Roman" w:cs="Times New Roman"/>
                <w:kern w:val="0"/>
              </w:rPr>
            </w:rPrChange>
          </w:rPr>
          <w:delText>[87–89]</w:delText>
        </w:r>
      </w:del>
      <w:del w:id="389" w:author="Aftab Alam" w:date="2025-09-15T12:14:00Z" w16du:dateUtc="2025-09-15T08:14:00Z">
        <w:r w:rsidRPr="00267E50" w:rsidDel="008522AC">
          <w:rPr>
            <w:rFonts w:ascii="Times New Roman" w:hAnsi="Times New Roman" w:cs="Times New Roman"/>
            <w:b/>
            <w:bCs/>
            <w:u w:val="single"/>
            <w:rPrChange w:id="390" w:author="Aftab Alam" w:date="2025-09-15T13:36:00Z" w16du:dateUtc="2025-09-15T09:36:00Z">
              <w:rPr>
                <w:rFonts w:ascii="Times New Roman" w:hAnsi="Times New Roman" w:cs="Times New Roman"/>
              </w:rPr>
            </w:rPrChange>
          </w:rPr>
          <w:fldChar w:fldCharType="end"/>
        </w:r>
        <w:r w:rsidRPr="00267E50" w:rsidDel="008522AC">
          <w:rPr>
            <w:rFonts w:ascii="Times New Roman" w:hAnsi="Times New Roman" w:cs="Times New Roman"/>
            <w:b/>
            <w:bCs/>
            <w:u w:val="single"/>
            <w:rPrChange w:id="391" w:author="Aftab Alam" w:date="2025-09-15T13:36:00Z" w16du:dateUtc="2025-09-15T09:36:00Z">
              <w:rPr>
                <w:rFonts w:ascii="Times New Roman" w:hAnsi="Times New Roman" w:cs="Times New Roman"/>
              </w:rPr>
            </w:rPrChange>
          </w:rPr>
          <w:delText xml:space="preserve">. Overexpression of OTX1 promotes cancer cell proliferation, invasion and metastasis through the induction of EMT. </w:delText>
        </w:r>
      </w:del>
      <w:bookmarkStart w:id="392" w:name="_Hlk208830973"/>
      <w:del w:id="393" w:author="Aftab Alam" w:date="2025-09-15T12:57:00Z" w16du:dateUtc="2025-09-15T08:57:00Z">
        <w:r w:rsidRPr="00267E50" w:rsidDel="00387C36">
          <w:rPr>
            <w:rFonts w:ascii="Times New Roman" w:hAnsi="Times New Roman" w:cs="Times New Roman"/>
            <w:b/>
            <w:bCs/>
            <w:u w:val="single"/>
            <w:rPrChange w:id="394" w:author="Aftab Alam" w:date="2025-09-15T13:36:00Z" w16du:dateUtc="2025-09-15T09:36:00Z">
              <w:rPr>
                <w:rFonts w:ascii="Times New Roman" w:hAnsi="Times New Roman" w:cs="Times New Roman"/>
              </w:rPr>
            </w:rPrChange>
          </w:rPr>
          <w:delText xml:space="preserve">IQGAP3, the hub gene identified in cluster-7, is a Rho family GTPase that regulates key cancer processes like proliferation, apoptosis, migration, invasion, and angiogenesis.  Elevated expression of IQGAP3 correlates with poor prognosis </w:delText>
        </w:r>
        <w:r w:rsidRPr="00267E50" w:rsidDel="00387C36">
          <w:rPr>
            <w:rFonts w:ascii="Times New Roman" w:hAnsi="Times New Roman" w:cs="Times New Roman"/>
            <w:b/>
            <w:bCs/>
            <w:u w:val="single"/>
            <w:rPrChange w:id="395" w:author="Aftab Alam" w:date="2025-09-15T13:36:00Z" w16du:dateUtc="2025-09-15T09:36:00Z">
              <w:rPr>
                <w:rFonts w:ascii="Times New Roman" w:hAnsi="Times New Roman" w:cs="Times New Roman"/>
              </w:rPr>
            </w:rPrChange>
          </w:rPr>
          <w:fldChar w:fldCharType="begin"/>
        </w:r>
      </w:del>
      <w:del w:id="396" w:author="Aftab Alam" w:date="2025-09-11T15:38:00Z" w16du:dateUtc="2025-09-11T11:38:00Z">
        <w:r w:rsidRPr="00267E50" w:rsidDel="00F57AE4">
          <w:rPr>
            <w:rFonts w:ascii="Times New Roman" w:hAnsi="Times New Roman" w:cs="Times New Roman"/>
            <w:b/>
            <w:bCs/>
            <w:u w:val="single"/>
            <w:rPrChange w:id="397" w:author="Aftab Alam" w:date="2025-09-15T13:36:00Z" w16du:dateUtc="2025-09-15T09:36:00Z">
              <w:rPr>
                <w:rFonts w:ascii="Times New Roman" w:hAnsi="Times New Roman" w:cs="Times New Roman"/>
              </w:rPr>
            </w:rPrChange>
          </w:rPr>
          <w:delInstrText xml:space="preserve"> ADDIN ZOTERO_ITEM CSL_CITATION {"citationID":"a14hk96hqlp","properties":{"formattedCitation":"[90]","plainCitation":"[90]","noteIndex":0},"citationItems":[{"id":1986,"uris":["http://zotero.org/users/2485577/items/HB38CBET"],"itemData":{"id":1986,"type":"article-journal","container-title":"PLOS ONE","DOI":"10.1371/journal.pone.0186977","ISSN":"1932-6203","issue":"10","journalAbbreviation":"PLoS ONE","language":"en","page":"e0186977","source":"DOI.org (Crossref)","title":"Reduced expression of IQGAP2 and higher expression of IQGAP3 correlates with poor prognosis in cancers","volume":"12","author":[{"family":"Kumar","given":"Dinesh"},{"family":"Hassan","given":"Md. Khurshidul"},{"family":"Pattnaik","given":"Niharika"},{"family":"Mohapatra","given":"Nachiketa"},{"family":"Dixit","given":"Manjusha"}],"editor":[{"family":"Coleman","given":"William B."}],"issued":{"date-parts":[["2017",10,26]]}}}],"schema":"https://github.com/citation-style-language/schema/raw/master/csl-citation.json"} </w:delInstrText>
        </w:r>
      </w:del>
      <w:del w:id="398" w:author="Aftab Alam" w:date="2025-09-15T12:57:00Z" w16du:dateUtc="2025-09-15T08:57:00Z">
        <w:r w:rsidRPr="00267E50" w:rsidDel="00387C36">
          <w:rPr>
            <w:rFonts w:ascii="Times New Roman" w:hAnsi="Times New Roman" w:cs="Times New Roman"/>
            <w:b/>
            <w:bCs/>
            <w:u w:val="single"/>
            <w:rPrChange w:id="399" w:author="Aftab Alam" w:date="2025-09-15T13:36:00Z" w16du:dateUtc="2025-09-15T09:36:00Z">
              <w:rPr>
                <w:rFonts w:ascii="Times New Roman" w:hAnsi="Times New Roman" w:cs="Times New Roman"/>
              </w:rPr>
            </w:rPrChange>
          </w:rPr>
          <w:fldChar w:fldCharType="separate"/>
        </w:r>
      </w:del>
      <w:del w:id="400" w:author="Aftab Alam" w:date="2025-09-11T15:38:00Z" w16du:dateUtc="2025-09-11T11:38:00Z">
        <w:r w:rsidRPr="00267E50" w:rsidDel="00F57AE4">
          <w:rPr>
            <w:rFonts w:ascii="Times New Roman" w:hAnsi="Times New Roman" w:cs="Times New Roman"/>
            <w:b/>
            <w:bCs/>
            <w:u w:val="single"/>
            <w:rPrChange w:id="401" w:author="Aftab Alam" w:date="2025-09-15T13:36:00Z" w16du:dateUtc="2025-09-15T09:36:00Z">
              <w:rPr>
                <w:rFonts w:ascii="Times New Roman" w:hAnsi="Times New Roman" w:cs="Times New Roman"/>
              </w:rPr>
            </w:rPrChange>
          </w:rPr>
          <w:delText>[90]</w:delText>
        </w:r>
      </w:del>
      <w:del w:id="402" w:author="Aftab Alam" w:date="2025-09-15T12:57:00Z" w16du:dateUtc="2025-09-15T08:57:00Z">
        <w:r w:rsidRPr="00267E50" w:rsidDel="00387C36">
          <w:rPr>
            <w:rFonts w:ascii="Times New Roman" w:hAnsi="Times New Roman" w:cs="Times New Roman"/>
            <w:b/>
            <w:bCs/>
            <w:u w:val="single"/>
            <w:rPrChange w:id="403" w:author="Aftab Alam" w:date="2025-09-15T13:36:00Z" w16du:dateUtc="2025-09-15T09:36:00Z">
              <w:rPr>
                <w:rFonts w:ascii="Times New Roman" w:hAnsi="Times New Roman" w:cs="Times New Roman"/>
              </w:rPr>
            </w:rPrChange>
          </w:rPr>
          <w:fldChar w:fldCharType="end"/>
        </w:r>
        <w:r w:rsidRPr="00267E50" w:rsidDel="00387C36">
          <w:rPr>
            <w:rFonts w:ascii="Times New Roman" w:hAnsi="Times New Roman" w:cs="Times New Roman"/>
            <w:b/>
            <w:bCs/>
            <w:u w:val="single"/>
            <w:rPrChange w:id="404" w:author="Aftab Alam" w:date="2025-09-15T13:36:00Z" w16du:dateUtc="2025-09-15T09:36:00Z">
              <w:rPr>
                <w:rFonts w:ascii="Times New Roman" w:hAnsi="Times New Roman" w:cs="Times New Roman"/>
              </w:rPr>
            </w:rPrChange>
          </w:rPr>
          <w:delText xml:space="preserve">. making it a potential therapeutic target in various cancers </w:delText>
        </w:r>
        <w:bookmarkStart w:id="405" w:name="_Hlk208833427"/>
        <w:r w:rsidRPr="00267E50" w:rsidDel="00387C36">
          <w:rPr>
            <w:rFonts w:ascii="Times New Roman" w:hAnsi="Times New Roman" w:cs="Times New Roman"/>
            <w:b/>
            <w:bCs/>
            <w:u w:val="single"/>
            <w:rPrChange w:id="406" w:author="Aftab Alam" w:date="2025-09-15T13:36:00Z" w16du:dateUtc="2025-09-15T09:36:00Z">
              <w:rPr>
                <w:rFonts w:ascii="Times New Roman" w:hAnsi="Times New Roman" w:cs="Times New Roman"/>
              </w:rPr>
            </w:rPrChange>
          </w:rPr>
          <w:fldChar w:fldCharType="begin"/>
        </w:r>
      </w:del>
      <w:del w:id="407" w:author="Aftab Alam" w:date="2025-09-11T15:38:00Z" w16du:dateUtc="2025-09-11T11:38:00Z">
        <w:r w:rsidRPr="00267E50" w:rsidDel="00F57AE4">
          <w:rPr>
            <w:rFonts w:ascii="Times New Roman" w:hAnsi="Times New Roman" w:cs="Times New Roman"/>
            <w:b/>
            <w:bCs/>
            <w:u w:val="single"/>
            <w:rPrChange w:id="408" w:author="Aftab Alam" w:date="2025-09-15T13:36:00Z" w16du:dateUtc="2025-09-15T09:36:00Z">
              <w:rPr>
                <w:rFonts w:ascii="Times New Roman" w:hAnsi="Times New Roman" w:cs="Times New Roman"/>
              </w:rPr>
            </w:rPrChange>
          </w:rPr>
          <w:delInstrText xml:space="preserve"> ADDIN ZOTERO_ITEM CSL_CITATION {"citationID":"ahpuadl882","properties":{"formattedCitation":"[91]","plainCitation":"[91]","noteIndex":0},"citationItems":[{"id":1541,"uris":["http://zotero.org/users/2485577/items/7MW2W7WT"],"itemData":{"id":1541,"type":"article-journal","abstract":"The scaffold protein family of IQ motif-containing GTPase-activating proteins (IQGAP1, 2, and 3) share a high degree of homology and comprise six functional domains. IQGAPs bind and regulate the cytoskeleton, interact with MAP kinases and calmodulin, and have GTPase-related activity, as well as a RasGAP domain. Thus, IQGAPs regulate multiple cellular processes and pathways, affecting cell division, growth, cell–cell interactions, migration, and invasion. In the past decade, significant evidence on the function of IQGAPs in signal transduction during carcinogenesis has emerged. Compared with IQGAP1, IQGAP2 and IQGAP3 were less analyzed. In this review, we summarize the different signaling pathways affected by IQGAP2 and IQGAP3, and the antithetic roles of IQGAP2 and IQGAP3 in different types of cancer. IQGAP2 expression is reduced and plays a tumor suppressor role in most solid cancer types, while IQGAP3 is overexpressed and acts as an oncogene. In lymphoma, for example, IQGAPs have partially opposite functions. There is considerable evidence that IQGAPs regulate a multitude of pathways to modulate cancer processes and chemoresistance, but some questions, such as how they trigger this signaling, through which domains, and why they play opposite roles on the same pathways, are still unanswered.","container-title":"Cancers","DOI":"10.3390/cancers15041115","ISSN":"2072-6694","issue":"4","journalAbbreviation":"Cancers","language":"en","license":"https://creativecommons.org/licenses/by/4.0/","page":"1115","source":"DOI.org (Crossref)","title":"The Antithetic Roles of IQGAP2 and IQGAP3 in Cancers","volume":"15","author":[{"family":"Song","given":"Fei"},{"family":"Dai","given":"Qingqing"},{"family":"Grimm","given":"Marc-Oliver"},{"family":"Steinbach","given":"Daniel"}],"issued":{"date-parts":[["2023",2,9]]}}}],"schema":"https://github.com/citation-style-language/schema/raw/master/csl-citation.json"} </w:delInstrText>
        </w:r>
      </w:del>
      <w:del w:id="409" w:author="Aftab Alam" w:date="2025-09-15T12:57:00Z" w16du:dateUtc="2025-09-15T08:57:00Z">
        <w:r w:rsidRPr="00267E50" w:rsidDel="00387C36">
          <w:rPr>
            <w:rFonts w:ascii="Times New Roman" w:hAnsi="Times New Roman" w:cs="Times New Roman"/>
            <w:b/>
            <w:bCs/>
            <w:u w:val="single"/>
            <w:rPrChange w:id="410" w:author="Aftab Alam" w:date="2025-09-15T13:36:00Z" w16du:dateUtc="2025-09-15T09:36:00Z">
              <w:rPr>
                <w:rFonts w:ascii="Times New Roman" w:hAnsi="Times New Roman" w:cs="Times New Roman"/>
              </w:rPr>
            </w:rPrChange>
          </w:rPr>
          <w:fldChar w:fldCharType="separate"/>
        </w:r>
      </w:del>
      <w:del w:id="411" w:author="Aftab Alam" w:date="2025-09-11T15:38:00Z" w16du:dateUtc="2025-09-11T11:38:00Z">
        <w:r w:rsidRPr="00267E50" w:rsidDel="00F57AE4">
          <w:rPr>
            <w:rFonts w:ascii="Times New Roman" w:hAnsi="Times New Roman" w:cs="Times New Roman"/>
            <w:b/>
            <w:bCs/>
            <w:u w:val="single"/>
            <w:rPrChange w:id="412" w:author="Aftab Alam" w:date="2025-09-15T13:36:00Z" w16du:dateUtc="2025-09-15T09:36:00Z">
              <w:rPr>
                <w:rFonts w:ascii="Times New Roman" w:hAnsi="Times New Roman" w:cs="Times New Roman"/>
              </w:rPr>
            </w:rPrChange>
          </w:rPr>
          <w:delText>[91]</w:delText>
        </w:r>
      </w:del>
      <w:del w:id="413" w:author="Aftab Alam" w:date="2025-09-15T12:57:00Z" w16du:dateUtc="2025-09-15T08:57:00Z">
        <w:r w:rsidRPr="00267E50" w:rsidDel="00387C36">
          <w:rPr>
            <w:rFonts w:ascii="Times New Roman" w:hAnsi="Times New Roman" w:cs="Times New Roman"/>
            <w:b/>
            <w:bCs/>
            <w:u w:val="single"/>
            <w:rPrChange w:id="414" w:author="Aftab Alam" w:date="2025-09-15T13:36:00Z" w16du:dateUtc="2025-09-15T09:36:00Z">
              <w:rPr>
                <w:rFonts w:ascii="Times New Roman" w:hAnsi="Times New Roman" w:cs="Times New Roman"/>
              </w:rPr>
            </w:rPrChange>
          </w:rPr>
          <w:fldChar w:fldCharType="end"/>
        </w:r>
        <w:bookmarkEnd w:id="405"/>
        <w:r w:rsidRPr="00267E50" w:rsidDel="00387C36">
          <w:rPr>
            <w:rFonts w:ascii="Times New Roman" w:hAnsi="Times New Roman" w:cs="Times New Roman"/>
            <w:b/>
            <w:bCs/>
            <w:u w:val="single"/>
            <w:rPrChange w:id="415" w:author="Aftab Alam" w:date="2025-09-15T13:36:00Z" w16du:dateUtc="2025-09-15T09:36:00Z">
              <w:rPr>
                <w:rFonts w:ascii="Times New Roman" w:hAnsi="Times New Roman" w:cs="Times New Roman"/>
              </w:rPr>
            </w:rPrChange>
          </w:rPr>
          <w:delText xml:space="preserve">, </w:delText>
        </w:r>
        <w:bookmarkEnd w:id="392"/>
        <w:r w:rsidRPr="00267E50" w:rsidDel="00387C36">
          <w:rPr>
            <w:rFonts w:ascii="Times New Roman" w:hAnsi="Times New Roman" w:cs="Times New Roman"/>
            <w:b/>
            <w:bCs/>
            <w:u w:val="single"/>
            <w:rPrChange w:id="416" w:author="Aftab Alam" w:date="2025-09-15T13:36:00Z" w16du:dateUtc="2025-09-15T09:36:00Z">
              <w:rPr>
                <w:rFonts w:ascii="Times New Roman" w:hAnsi="Times New Roman" w:cs="Times New Roman"/>
              </w:rPr>
            </w:rPrChange>
          </w:rPr>
          <w:delText xml:space="preserve">including high-grade serous ovarian cancer, which has the highest mortality rate in women </w:delText>
        </w:r>
        <w:r w:rsidRPr="00267E50" w:rsidDel="00387C36">
          <w:rPr>
            <w:rFonts w:ascii="Times New Roman" w:hAnsi="Times New Roman" w:cs="Times New Roman"/>
            <w:b/>
            <w:bCs/>
            <w:u w:val="single"/>
            <w:rPrChange w:id="417" w:author="Aftab Alam" w:date="2025-09-15T13:36:00Z" w16du:dateUtc="2025-09-15T09:36:00Z">
              <w:rPr>
                <w:rFonts w:ascii="Times New Roman" w:hAnsi="Times New Roman" w:cs="Times New Roman"/>
              </w:rPr>
            </w:rPrChange>
          </w:rPr>
          <w:fldChar w:fldCharType="begin"/>
        </w:r>
      </w:del>
      <w:del w:id="418" w:author="Aftab Alam" w:date="2025-09-11T15:38:00Z" w16du:dateUtc="2025-09-11T11:38:00Z">
        <w:r w:rsidRPr="00267E50" w:rsidDel="00F57AE4">
          <w:rPr>
            <w:rFonts w:ascii="Times New Roman" w:hAnsi="Times New Roman" w:cs="Times New Roman"/>
            <w:b/>
            <w:bCs/>
            <w:u w:val="single"/>
            <w:rPrChange w:id="419" w:author="Aftab Alam" w:date="2025-09-15T13:36:00Z" w16du:dateUtc="2025-09-15T09:36:00Z">
              <w:rPr>
                <w:rFonts w:ascii="Times New Roman" w:hAnsi="Times New Roman" w:cs="Times New Roman"/>
              </w:rPr>
            </w:rPrChange>
          </w:rPr>
          <w:delInstrText xml:space="preserve"> ADDIN ZOTERO_ITEM CSL_CITATION {"citationID":"a2lv8f42lgi","properties":{"formattedCitation":"[92]","plainCitation":"[92]","noteIndex":0},"citationItems":[{"id":1543,"uris":["http://zotero.org/users/2485577/items/QMFS347M"],"itemData":{"id":1543,"type":"article-journal","container-title":"Oncology Letters","DOI":"10.3892/ol.2020.11664","ISSN":"1792-1074, 1792-1082","issue":"2","journalAbbreviation":"Oncol Lett","page":"1179-1192","source":"DOI.org (Crossref)","title":"IQGAP3 promotes cancer proliferation and metastasis in high‑grade serous ovarian cancer","volume":"20","author":[{"family":"Dongol","given":"Samina"},{"family":"Zhang","given":"Qing"},{"family":"Qiu","given":"Chunping"},{"family":"Sun","given":"Chenggong"},{"family":"Zhang","given":"Zhiwei"},{"family":"Wu","given":"Huan"},{"family":"Kong","given":"Beihua"}],"issued":{"date-parts":[["2020",5,21]]}}}],"schema":"https://github.com/citation-style-language/schema/raw/master/csl-citation.json"} </w:delInstrText>
        </w:r>
      </w:del>
      <w:del w:id="420" w:author="Aftab Alam" w:date="2025-09-15T12:57:00Z" w16du:dateUtc="2025-09-15T08:57:00Z">
        <w:r w:rsidRPr="00267E50" w:rsidDel="00387C36">
          <w:rPr>
            <w:rFonts w:ascii="Times New Roman" w:hAnsi="Times New Roman" w:cs="Times New Roman"/>
            <w:b/>
            <w:bCs/>
            <w:u w:val="single"/>
            <w:rPrChange w:id="421" w:author="Aftab Alam" w:date="2025-09-15T13:36:00Z" w16du:dateUtc="2025-09-15T09:36:00Z">
              <w:rPr>
                <w:rFonts w:ascii="Times New Roman" w:hAnsi="Times New Roman" w:cs="Times New Roman"/>
              </w:rPr>
            </w:rPrChange>
          </w:rPr>
          <w:fldChar w:fldCharType="separate"/>
        </w:r>
      </w:del>
      <w:del w:id="422" w:author="Aftab Alam" w:date="2025-09-11T15:38:00Z" w16du:dateUtc="2025-09-11T11:38:00Z">
        <w:r w:rsidRPr="00267E50" w:rsidDel="00F57AE4">
          <w:rPr>
            <w:rFonts w:ascii="Times New Roman" w:hAnsi="Times New Roman" w:cs="Times New Roman"/>
            <w:b/>
            <w:bCs/>
            <w:u w:val="single"/>
            <w:rPrChange w:id="423" w:author="Aftab Alam" w:date="2025-09-15T13:36:00Z" w16du:dateUtc="2025-09-15T09:36:00Z">
              <w:rPr>
                <w:rFonts w:ascii="Times New Roman" w:hAnsi="Times New Roman" w:cs="Times New Roman"/>
              </w:rPr>
            </w:rPrChange>
          </w:rPr>
          <w:delText>[92]</w:delText>
        </w:r>
      </w:del>
      <w:del w:id="424" w:author="Aftab Alam" w:date="2025-09-15T12:57:00Z" w16du:dateUtc="2025-09-15T08:57:00Z">
        <w:r w:rsidRPr="00267E50" w:rsidDel="00387C36">
          <w:rPr>
            <w:rFonts w:ascii="Times New Roman" w:hAnsi="Times New Roman" w:cs="Times New Roman"/>
            <w:b/>
            <w:bCs/>
            <w:u w:val="single"/>
            <w:rPrChange w:id="425" w:author="Aftab Alam" w:date="2025-09-15T13:36:00Z" w16du:dateUtc="2025-09-15T09:36:00Z">
              <w:rPr>
                <w:rFonts w:ascii="Times New Roman" w:hAnsi="Times New Roman" w:cs="Times New Roman"/>
              </w:rPr>
            </w:rPrChange>
          </w:rPr>
          <w:fldChar w:fldCharType="end"/>
        </w:r>
        <w:r w:rsidRPr="00267E50" w:rsidDel="00387C36">
          <w:rPr>
            <w:rFonts w:ascii="Times New Roman" w:hAnsi="Times New Roman" w:cs="Times New Roman"/>
            <w:b/>
            <w:bCs/>
            <w:u w:val="single"/>
            <w:rPrChange w:id="426" w:author="Aftab Alam" w:date="2025-09-15T13:36:00Z" w16du:dateUtc="2025-09-15T09:36:00Z">
              <w:rPr>
                <w:rFonts w:ascii="Times New Roman" w:hAnsi="Times New Roman" w:cs="Times New Roman"/>
              </w:rPr>
            </w:rPrChange>
          </w:rPr>
          <w:delText xml:space="preserve">. </w:delText>
        </w:r>
      </w:del>
    </w:p>
    <w:p w14:paraId="6CB53A1A" w14:textId="77777777" w:rsidR="00857144" w:rsidRPr="00267E50" w:rsidRDefault="00857144">
      <w:pPr>
        <w:spacing w:line="360" w:lineRule="auto"/>
        <w:ind w:left="426"/>
        <w:jc w:val="both"/>
        <w:rPr>
          <w:ins w:id="427" w:author="Aftab Alam" w:date="2025-09-15T14:08:00Z" w16du:dateUtc="2025-09-15T10:08:00Z"/>
          <w:rFonts w:ascii="Times New Roman" w:hAnsi="Times New Roman" w:cs="Times New Roman"/>
        </w:rPr>
        <w:pPrChange w:id="428" w:author="Aftab Alam" w:date="2025-09-15T14:08:00Z" w16du:dateUtc="2025-09-15T10:08:00Z">
          <w:pPr>
            <w:spacing w:line="360" w:lineRule="auto"/>
            <w:jc w:val="both"/>
          </w:pPr>
        </w:pPrChange>
      </w:pPr>
    </w:p>
    <w:p w14:paraId="7F82E510" w14:textId="77777777" w:rsidR="00857144" w:rsidRPr="00267E50" w:rsidDel="00614271" w:rsidRDefault="00857144">
      <w:pPr>
        <w:spacing w:line="360" w:lineRule="auto"/>
        <w:ind w:left="426"/>
        <w:jc w:val="both"/>
        <w:rPr>
          <w:del w:id="429" w:author="Aftab Alam" w:date="2025-09-15T13:13:00Z" w16du:dateUtc="2025-09-15T09:13:00Z"/>
          <w:rFonts w:ascii="Times New Roman" w:hAnsi="Times New Roman" w:cs="Times New Roman"/>
          <w:b/>
          <w:bCs/>
          <w:u w:val="single"/>
          <w:rPrChange w:id="430" w:author="Aftab Alam" w:date="2025-09-15T13:36:00Z" w16du:dateUtc="2025-09-15T09:36:00Z">
            <w:rPr>
              <w:del w:id="431" w:author="Aftab Alam" w:date="2025-09-15T13:13:00Z" w16du:dateUtc="2025-09-15T09:13:00Z"/>
              <w:rFonts w:ascii="Times New Roman" w:hAnsi="Times New Roman" w:cs="Times New Roman"/>
            </w:rPr>
          </w:rPrChange>
        </w:rPr>
        <w:pPrChange w:id="432" w:author="Aftab Alam" w:date="2025-09-15T14:08:00Z" w16du:dateUtc="2025-09-15T10:08:00Z">
          <w:pPr>
            <w:spacing w:line="360" w:lineRule="auto"/>
            <w:jc w:val="both"/>
          </w:pPr>
        </w:pPrChange>
      </w:pPr>
      <w:del w:id="433" w:author="Aftab Alam" w:date="2025-09-15T13:13:00Z" w16du:dateUtc="2025-09-15T09:13:00Z">
        <w:r w:rsidRPr="00267E50" w:rsidDel="00614271">
          <w:rPr>
            <w:rFonts w:ascii="Times New Roman" w:hAnsi="Times New Roman" w:cs="Times New Roman"/>
            <w:b/>
            <w:bCs/>
            <w:u w:val="single"/>
            <w:rPrChange w:id="434" w:author="Aftab Alam" w:date="2025-09-15T13:36:00Z" w16du:dateUtc="2025-09-15T09:36:00Z">
              <w:rPr>
                <w:rFonts w:ascii="Times New Roman" w:hAnsi="Times New Roman" w:cs="Times New Roman"/>
              </w:rPr>
            </w:rPrChange>
          </w:rPr>
          <w:lastRenderedPageBreak/>
          <w:delText>The rhophilin Rho GTPase binding protein 1 (</w:delText>
        </w:r>
        <w:r w:rsidRPr="00267E50" w:rsidDel="00614271">
          <w:rPr>
            <w:rFonts w:ascii="Times New Roman" w:hAnsi="Times New Roman" w:cs="Times New Roman"/>
            <w:b/>
            <w:bCs/>
            <w:i/>
            <w:iCs/>
            <w:u w:val="single"/>
            <w:rPrChange w:id="435" w:author="Aftab Alam" w:date="2025-09-15T13:36:00Z" w16du:dateUtc="2025-09-15T09:36:00Z">
              <w:rPr>
                <w:rFonts w:ascii="Times New Roman" w:hAnsi="Times New Roman" w:cs="Times New Roman"/>
                <w:i/>
                <w:iCs/>
              </w:rPr>
            </w:rPrChange>
          </w:rPr>
          <w:delText>RHPN1</w:delText>
        </w:r>
        <w:r w:rsidRPr="00267E50" w:rsidDel="00614271">
          <w:rPr>
            <w:rFonts w:ascii="Times New Roman" w:hAnsi="Times New Roman" w:cs="Times New Roman"/>
            <w:b/>
            <w:bCs/>
            <w:u w:val="single"/>
            <w:rPrChange w:id="436" w:author="Aftab Alam" w:date="2025-09-15T13:36:00Z" w16du:dateUtc="2025-09-15T09:36:00Z">
              <w:rPr>
                <w:rFonts w:ascii="Times New Roman" w:hAnsi="Times New Roman" w:cs="Times New Roman"/>
              </w:rPr>
            </w:rPrChange>
          </w:rPr>
          <w:delText xml:space="preserve">), the hub gene for cluster-8, plays a role in signal transduction involving Rho GTPases and is involved in cytoskeletal organization and cancer metastasis </w:delText>
        </w:r>
        <w:r w:rsidRPr="00267E50" w:rsidDel="00614271">
          <w:rPr>
            <w:rFonts w:ascii="Times New Roman" w:hAnsi="Times New Roman" w:cs="Times New Roman"/>
            <w:b/>
            <w:bCs/>
            <w:u w:val="single"/>
            <w:rPrChange w:id="437" w:author="Aftab Alam" w:date="2025-09-15T13:36:00Z" w16du:dateUtc="2025-09-15T09:36:00Z">
              <w:rPr>
                <w:rFonts w:ascii="Times New Roman" w:hAnsi="Times New Roman" w:cs="Times New Roman"/>
              </w:rPr>
            </w:rPrChange>
          </w:rPr>
          <w:fldChar w:fldCharType="begin"/>
        </w:r>
      </w:del>
      <w:del w:id="438" w:author="Aftab Alam" w:date="2025-09-11T15:38:00Z" w16du:dateUtc="2025-09-11T11:38:00Z">
        <w:r w:rsidRPr="00267E50" w:rsidDel="00F57AE4">
          <w:rPr>
            <w:rFonts w:ascii="Times New Roman" w:hAnsi="Times New Roman" w:cs="Times New Roman"/>
            <w:b/>
            <w:bCs/>
            <w:u w:val="single"/>
            <w:rPrChange w:id="439" w:author="Aftab Alam" w:date="2025-09-15T13:36:00Z" w16du:dateUtc="2025-09-15T09:36:00Z">
              <w:rPr>
                <w:rFonts w:ascii="Times New Roman" w:hAnsi="Times New Roman" w:cs="Times New Roman"/>
              </w:rPr>
            </w:rPrChange>
          </w:rPr>
          <w:delInstrText xml:space="preserve"> ADDIN ZOTERO_ITEM CSL_CITATION {"citationID":"8IgDayhc","properties":{"formattedCitation":"[93]","plainCitation":"[93]","noteIndex":0},"citationItems":[{"id":1525,"uris":["http://zotero.org/users/2485577/items/7LPVC2XI"],"itemData":{"id":1525,"type":"article-journal","container-title":"Cell","DOI":"10.1016/0092-8674(92)90163-7","ISSN":"00928674","issue":"3","journalAbbreviation":"Cell","language":"en","license":"https://www.elsevier.com/tdm/userlicense/1.0/","page":"389-399","source":"DOI.org (Crossref)","title":"The small GTP-binding protein rho regulates the assembly of focal adhesions and actin stress fibers in response to growth factors","volume":"70","author":[{"family":"Ridley","given":"Anne J."},{"family":"Hall","given":"Alan"}],"issued":{"date-parts":[["1992",8]]}}}],"schema":"https://github.com/citation-style-language/schema/raw/master/csl-citation.json"} </w:delInstrText>
        </w:r>
      </w:del>
      <w:del w:id="440" w:author="Aftab Alam" w:date="2025-09-15T13:13:00Z" w16du:dateUtc="2025-09-15T09:13:00Z">
        <w:r w:rsidRPr="00267E50" w:rsidDel="00614271">
          <w:rPr>
            <w:rFonts w:ascii="Times New Roman" w:hAnsi="Times New Roman" w:cs="Times New Roman"/>
            <w:b/>
            <w:bCs/>
            <w:u w:val="single"/>
            <w:rPrChange w:id="441" w:author="Aftab Alam" w:date="2025-09-15T13:36:00Z" w16du:dateUtc="2025-09-15T09:36:00Z">
              <w:rPr>
                <w:rFonts w:ascii="Times New Roman" w:hAnsi="Times New Roman" w:cs="Times New Roman"/>
              </w:rPr>
            </w:rPrChange>
          </w:rPr>
          <w:fldChar w:fldCharType="separate"/>
        </w:r>
      </w:del>
      <w:del w:id="442" w:author="Aftab Alam" w:date="2025-09-11T15:38:00Z" w16du:dateUtc="2025-09-11T11:38:00Z">
        <w:r w:rsidRPr="00267E50" w:rsidDel="00F57AE4">
          <w:rPr>
            <w:rFonts w:ascii="Times New Roman" w:hAnsi="Times New Roman" w:cs="Times New Roman"/>
            <w:b/>
            <w:bCs/>
            <w:u w:val="single"/>
            <w:rPrChange w:id="443" w:author="Aftab Alam" w:date="2025-09-15T13:36:00Z" w16du:dateUtc="2025-09-15T09:36:00Z">
              <w:rPr>
                <w:rFonts w:ascii="Times New Roman" w:hAnsi="Times New Roman" w:cs="Times New Roman"/>
              </w:rPr>
            </w:rPrChange>
          </w:rPr>
          <w:delText>[93]</w:delText>
        </w:r>
      </w:del>
      <w:del w:id="444" w:author="Aftab Alam" w:date="2025-09-15T13:13:00Z" w16du:dateUtc="2025-09-15T09:13:00Z">
        <w:r w:rsidRPr="00267E50" w:rsidDel="00614271">
          <w:rPr>
            <w:rFonts w:ascii="Times New Roman" w:hAnsi="Times New Roman" w:cs="Times New Roman"/>
            <w:b/>
            <w:bCs/>
            <w:u w:val="single"/>
            <w:rPrChange w:id="445" w:author="Aftab Alam" w:date="2025-09-15T13:36:00Z" w16du:dateUtc="2025-09-15T09:36:00Z">
              <w:rPr>
                <w:rFonts w:ascii="Times New Roman" w:hAnsi="Times New Roman" w:cs="Times New Roman"/>
              </w:rPr>
            </w:rPrChange>
          </w:rPr>
          <w:fldChar w:fldCharType="end"/>
        </w:r>
        <w:r w:rsidRPr="00267E50" w:rsidDel="00614271">
          <w:rPr>
            <w:rFonts w:ascii="Times New Roman" w:hAnsi="Times New Roman" w:cs="Times New Roman"/>
            <w:b/>
            <w:bCs/>
            <w:u w:val="single"/>
            <w:rPrChange w:id="446" w:author="Aftab Alam" w:date="2025-09-15T13:36:00Z" w16du:dateUtc="2025-09-15T09:36:00Z">
              <w:rPr>
                <w:rFonts w:ascii="Times New Roman" w:hAnsi="Times New Roman" w:cs="Times New Roman"/>
              </w:rPr>
            </w:rPrChange>
          </w:rPr>
          <w:delText>. The closely related RHPN1</w:delText>
        </w:r>
        <w:r w:rsidRPr="00267E50" w:rsidDel="00614271">
          <w:rPr>
            <w:rFonts w:ascii="Times New Roman" w:hAnsi="Times New Roman" w:cs="Times New Roman"/>
            <w:b/>
            <w:bCs/>
            <w:u w:val="single"/>
            <w:rPrChange w:id="447" w:author="Aftab Alam" w:date="2025-09-15T13:36:00Z" w16du:dateUtc="2025-09-15T09:36:00Z">
              <w:rPr>
                <w:rFonts w:ascii="Times New Roman" w:hAnsi="Times New Roman" w:cs="Times New Roman"/>
              </w:rPr>
            </w:rPrChange>
          </w:rPr>
          <w:noBreakHyphen/>
          <w:delText xml:space="preserve">AS1 gene is classified as a long non-coding RNA (lncRNA) and is transcribed in the antisense orientation relative to the </w:delText>
        </w:r>
        <w:r w:rsidRPr="00267E50" w:rsidDel="00614271">
          <w:rPr>
            <w:rFonts w:ascii="Times New Roman" w:hAnsi="Times New Roman" w:cs="Times New Roman"/>
            <w:b/>
            <w:bCs/>
            <w:i/>
            <w:iCs/>
            <w:u w:val="single"/>
            <w:rPrChange w:id="448" w:author="Aftab Alam" w:date="2025-09-15T13:36:00Z" w16du:dateUtc="2025-09-15T09:36:00Z">
              <w:rPr>
                <w:rFonts w:ascii="Times New Roman" w:hAnsi="Times New Roman" w:cs="Times New Roman"/>
                <w:i/>
                <w:iCs/>
              </w:rPr>
            </w:rPrChange>
          </w:rPr>
          <w:delText>RHPN1</w:delText>
        </w:r>
        <w:r w:rsidRPr="00267E50" w:rsidDel="00614271">
          <w:rPr>
            <w:rFonts w:ascii="Times New Roman" w:hAnsi="Times New Roman" w:cs="Times New Roman"/>
            <w:b/>
            <w:bCs/>
            <w:u w:val="single"/>
            <w:rPrChange w:id="449" w:author="Aftab Alam" w:date="2025-09-15T13:36:00Z" w16du:dateUtc="2025-09-15T09:36:00Z">
              <w:rPr>
                <w:rFonts w:ascii="Times New Roman" w:hAnsi="Times New Roman" w:cs="Times New Roman"/>
              </w:rPr>
            </w:rPrChange>
          </w:rPr>
          <w:delText xml:space="preserve"> gene. It acts as an oncogene, promoting cell proliferation, migration, and invasion, particularly in cancers like lung adenocarcinoma, glioblastoma, ovarian and gastric cancers </w:delText>
        </w:r>
        <w:r w:rsidRPr="00267E50" w:rsidDel="00614271">
          <w:rPr>
            <w:rFonts w:ascii="Times New Roman" w:hAnsi="Times New Roman" w:cs="Times New Roman"/>
            <w:b/>
            <w:bCs/>
            <w:u w:val="single"/>
            <w:rPrChange w:id="450" w:author="Aftab Alam" w:date="2025-09-15T13:36:00Z" w16du:dateUtc="2025-09-15T09:36:00Z">
              <w:rPr>
                <w:rFonts w:ascii="Times New Roman" w:hAnsi="Times New Roman" w:cs="Times New Roman"/>
              </w:rPr>
            </w:rPrChange>
          </w:rPr>
          <w:fldChar w:fldCharType="begin"/>
        </w:r>
      </w:del>
      <w:del w:id="451" w:author="Aftab Alam" w:date="2025-09-11T15:38:00Z" w16du:dateUtc="2025-09-11T11:38:00Z">
        <w:r w:rsidRPr="00267E50" w:rsidDel="00F57AE4">
          <w:rPr>
            <w:rFonts w:ascii="Times New Roman" w:hAnsi="Times New Roman" w:cs="Times New Roman"/>
            <w:b/>
            <w:bCs/>
            <w:u w:val="single"/>
            <w:rPrChange w:id="452" w:author="Aftab Alam" w:date="2025-09-15T13:36:00Z" w16du:dateUtc="2025-09-15T09:36:00Z">
              <w:rPr>
                <w:rFonts w:ascii="Times New Roman" w:hAnsi="Times New Roman" w:cs="Times New Roman"/>
              </w:rPr>
            </w:rPrChange>
          </w:rPr>
          <w:delInstrText xml:space="preserve"> ADDIN ZOTERO_ITEM CSL_CITATION {"citationID":"fpdphj9V","properties":{"formattedCitation":"[94]","plainCitation":"[94]","noteIndex":0},"citationItems":[{"id":1526,"uris":["http://zotero.org/users/2485577/items/2KKZP8TL"],"itemData":{"id":1526,"type":"article-journal","container-title":"Pathology - Research and Practice","DOI":"10.1016/j.prp.2023.154589","ISSN":"03440338","journalAbbreviation":"Pathology - Research and Practice","language":"en","page":"154589","source":"DOI.org (Crossref)","title":"Roles, biological functions, and clinical significances of RHPN1-AS1 in cancer","volume":"248","author":[{"family":"Yu","given":"Fan"},{"family":"He","given":"Haihong"},{"family":"Zhou","given":"Yiwen"}],"issued":{"date-parts":[["2023",8]]}}}],"schema":"https://github.com/citation-style-language/schema/raw/master/csl-citation.json"} </w:delInstrText>
        </w:r>
      </w:del>
      <w:del w:id="453" w:author="Aftab Alam" w:date="2025-09-15T13:13:00Z" w16du:dateUtc="2025-09-15T09:13:00Z">
        <w:r w:rsidRPr="00267E50" w:rsidDel="00614271">
          <w:rPr>
            <w:rFonts w:ascii="Times New Roman" w:hAnsi="Times New Roman" w:cs="Times New Roman"/>
            <w:b/>
            <w:bCs/>
            <w:u w:val="single"/>
            <w:rPrChange w:id="454" w:author="Aftab Alam" w:date="2025-09-15T13:36:00Z" w16du:dateUtc="2025-09-15T09:36:00Z">
              <w:rPr>
                <w:rFonts w:ascii="Times New Roman" w:hAnsi="Times New Roman" w:cs="Times New Roman"/>
              </w:rPr>
            </w:rPrChange>
          </w:rPr>
          <w:fldChar w:fldCharType="separate"/>
        </w:r>
      </w:del>
      <w:del w:id="455" w:author="Aftab Alam" w:date="2025-09-11T15:38:00Z" w16du:dateUtc="2025-09-11T11:38:00Z">
        <w:r w:rsidRPr="00267E50" w:rsidDel="00F57AE4">
          <w:rPr>
            <w:rFonts w:ascii="Times New Roman" w:hAnsi="Times New Roman" w:cs="Times New Roman"/>
            <w:b/>
            <w:bCs/>
            <w:u w:val="single"/>
            <w:rPrChange w:id="456" w:author="Aftab Alam" w:date="2025-09-15T13:36:00Z" w16du:dateUtc="2025-09-15T09:36:00Z">
              <w:rPr>
                <w:rFonts w:ascii="Times New Roman" w:hAnsi="Times New Roman" w:cs="Times New Roman"/>
              </w:rPr>
            </w:rPrChange>
          </w:rPr>
          <w:delText>[94]</w:delText>
        </w:r>
      </w:del>
      <w:del w:id="457" w:author="Aftab Alam" w:date="2025-09-15T13:13:00Z" w16du:dateUtc="2025-09-15T09:13:00Z">
        <w:r w:rsidRPr="00267E50" w:rsidDel="00614271">
          <w:rPr>
            <w:rFonts w:ascii="Times New Roman" w:hAnsi="Times New Roman" w:cs="Times New Roman"/>
            <w:b/>
            <w:bCs/>
            <w:u w:val="single"/>
            <w:rPrChange w:id="458" w:author="Aftab Alam" w:date="2025-09-15T13:36:00Z" w16du:dateUtc="2025-09-15T09:36:00Z">
              <w:rPr>
                <w:rFonts w:ascii="Times New Roman" w:hAnsi="Times New Roman" w:cs="Times New Roman"/>
              </w:rPr>
            </w:rPrChange>
          </w:rPr>
          <w:fldChar w:fldCharType="end"/>
        </w:r>
        <w:r w:rsidRPr="00267E50" w:rsidDel="00614271">
          <w:rPr>
            <w:rFonts w:ascii="Times New Roman" w:hAnsi="Times New Roman" w:cs="Times New Roman"/>
            <w:b/>
            <w:bCs/>
            <w:u w:val="single"/>
            <w:rPrChange w:id="459" w:author="Aftab Alam" w:date="2025-09-15T13:36:00Z" w16du:dateUtc="2025-09-15T09:36:00Z">
              <w:rPr>
                <w:rFonts w:ascii="Times New Roman" w:hAnsi="Times New Roman" w:cs="Times New Roman"/>
              </w:rPr>
            </w:rPrChange>
          </w:rPr>
          <w:delText>. RHPN1-AS promotes carcinogenesis by neutralizing miRNAs, enabling oncogenic proteins like TPX2 to drive cancer cell proliferation, adhesion, and migration.</w:delText>
        </w:r>
      </w:del>
    </w:p>
    <w:p w14:paraId="5B9A8D1F" w14:textId="77777777" w:rsidR="00857144" w:rsidRPr="00267E50" w:rsidDel="002E3B6A" w:rsidRDefault="00857144">
      <w:pPr>
        <w:spacing w:line="360" w:lineRule="auto"/>
        <w:ind w:left="426"/>
        <w:jc w:val="both"/>
        <w:rPr>
          <w:del w:id="460" w:author="Aftab Alam" w:date="2025-09-15T13:21:00Z" w16du:dateUtc="2025-09-15T09:21:00Z"/>
          <w:rFonts w:ascii="Times New Roman" w:hAnsi="Times New Roman" w:cs="Times New Roman"/>
          <w:b/>
          <w:bCs/>
          <w:u w:val="single"/>
          <w:rPrChange w:id="461" w:author="Aftab Alam" w:date="2025-09-15T13:36:00Z" w16du:dateUtc="2025-09-15T09:36:00Z">
            <w:rPr>
              <w:del w:id="462" w:author="Aftab Alam" w:date="2025-09-15T13:21:00Z" w16du:dateUtc="2025-09-15T09:21:00Z"/>
              <w:rFonts w:ascii="Times New Roman" w:hAnsi="Times New Roman" w:cs="Times New Roman"/>
            </w:rPr>
          </w:rPrChange>
        </w:rPr>
        <w:pPrChange w:id="463" w:author="Aftab Alam" w:date="2025-09-15T14:08:00Z" w16du:dateUtc="2025-09-15T10:08:00Z">
          <w:pPr>
            <w:spacing w:line="360" w:lineRule="auto"/>
            <w:jc w:val="both"/>
          </w:pPr>
        </w:pPrChange>
      </w:pPr>
      <w:del w:id="464" w:author="Aftab Alam" w:date="2025-09-15T13:21:00Z" w16du:dateUtc="2025-09-15T09:21:00Z">
        <w:r w:rsidRPr="00267E50" w:rsidDel="002E3B6A">
          <w:rPr>
            <w:rFonts w:ascii="Times New Roman" w:hAnsi="Times New Roman" w:cs="Times New Roman"/>
            <w:b/>
            <w:bCs/>
            <w:u w:val="single"/>
            <w:rPrChange w:id="465" w:author="Aftab Alam" w:date="2025-09-15T13:36:00Z" w16du:dateUtc="2025-09-15T09:36:00Z">
              <w:rPr>
                <w:rFonts w:ascii="Times New Roman" w:hAnsi="Times New Roman" w:cs="Times New Roman"/>
              </w:rPr>
            </w:rPrChange>
          </w:rPr>
          <w:delText xml:space="preserve">Cluster-9 consists of only 3 genes, </w:delText>
        </w:r>
        <w:r w:rsidRPr="00267E50" w:rsidDel="002E3B6A">
          <w:rPr>
            <w:rFonts w:ascii="Times New Roman" w:hAnsi="Times New Roman" w:cs="Times New Roman"/>
            <w:b/>
            <w:bCs/>
            <w:i/>
            <w:iCs/>
            <w:u w:val="single"/>
            <w:rPrChange w:id="466" w:author="Aftab Alam" w:date="2025-09-15T13:36:00Z" w16du:dateUtc="2025-09-15T09:36:00Z">
              <w:rPr>
                <w:rFonts w:ascii="Times New Roman" w:hAnsi="Times New Roman" w:cs="Times New Roman"/>
                <w:i/>
                <w:iCs/>
              </w:rPr>
            </w:rPrChange>
          </w:rPr>
          <w:delText xml:space="preserve">TCEAL2 </w:delText>
        </w:r>
        <w:r w:rsidRPr="00267E50" w:rsidDel="002E3B6A">
          <w:rPr>
            <w:rFonts w:ascii="Times New Roman" w:hAnsi="Times New Roman" w:cs="Times New Roman"/>
            <w:b/>
            <w:bCs/>
            <w:u w:val="single"/>
            <w:rPrChange w:id="467" w:author="Aftab Alam" w:date="2025-09-15T13:36:00Z" w16du:dateUtc="2025-09-15T09:36:00Z">
              <w:rPr>
                <w:rFonts w:ascii="Times New Roman" w:hAnsi="Times New Roman" w:cs="Times New Roman"/>
              </w:rPr>
            </w:rPrChange>
          </w:rPr>
          <w:delText xml:space="preserve">being the hub gene and interacting with </w:delText>
        </w:r>
        <w:r w:rsidRPr="00267E50" w:rsidDel="002E3B6A">
          <w:rPr>
            <w:rFonts w:ascii="Times New Roman" w:hAnsi="Times New Roman" w:cs="Times New Roman"/>
            <w:b/>
            <w:bCs/>
            <w:i/>
            <w:iCs/>
            <w:u w:val="single"/>
            <w:rPrChange w:id="468" w:author="Aftab Alam" w:date="2025-09-15T13:36:00Z" w16du:dateUtc="2025-09-15T09:36:00Z">
              <w:rPr>
                <w:rFonts w:ascii="Times New Roman" w:hAnsi="Times New Roman" w:cs="Times New Roman"/>
                <w:i/>
                <w:iCs/>
              </w:rPr>
            </w:rPrChange>
          </w:rPr>
          <w:delText>TCEAL4</w:delText>
        </w:r>
        <w:r w:rsidRPr="00267E50" w:rsidDel="002E3B6A">
          <w:rPr>
            <w:rFonts w:ascii="Times New Roman" w:hAnsi="Times New Roman" w:cs="Times New Roman"/>
            <w:b/>
            <w:bCs/>
            <w:u w:val="single"/>
            <w:rPrChange w:id="469" w:author="Aftab Alam" w:date="2025-09-15T13:36:00Z" w16du:dateUtc="2025-09-15T09:36:00Z">
              <w:rPr>
                <w:rFonts w:ascii="Times New Roman" w:hAnsi="Times New Roman" w:cs="Times New Roman"/>
              </w:rPr>
            </w:rPrChange>
          </w:rPr>
          <w:delText xml:space="preserve"> and </w:delText>
        </w:r>
        <w:r w:rsidRPr="00267E50" w:rsidDel="002E3B6A">
          <w:rPr>
            <w:rFonts w:ascii="Times New Roman" w:hAnsi="Times New Roman" w:cs="Times New Roman"/>
            <w:b/>
            <w:bCs/>
            <w:i/>
            <w:iCs/>
            <w:u w:val="single"/>
            <w:rPrChange w:id="470" w:author="Aftab Alam" w:date="2025-09-15T13:36:00Z" w16du:dateUtc="2025-09-15T09:36:00Z">
              <w:rPr>
                <w:rFonts w:ascii="Times New Roman" w:hAnsi="Times New Roman" w:cs="Times New Roman"/>
                <w:i/>
                <w:iCs/>
              </w:rPr>
            </w:rPrChange>
          </w:rPr>
          <w:delText>USP11</w:delText>
        </w:r>
        <w:r w:rsidRPr="00267E50" w:rsidDel="002E3B6A">
          <w:rPr>
            <w:rFonts w:ascii="Times New Roman" w:hAnsi="Times New Roman" w:cs="Times New Roman"/>
            <w:b/>
            <w:bCs/>
            <w:u w:val="single"/>
            <w:rPrChange w:id="471" w:author="Aftab Alam" w:date="2025-09-15T13:36:00Z" w16du:dateUtc="2025-09-15T09:36:00Z">
              <w:rPr>
                <w:rFonts w:ascii="Times New Roman" w:hAnsi="Times New Roman" w:cs="Times New Roman"/>
              </w:rPr>
            </w:rPrChange>
          </w:rPr>
          <w:delText xml:space="preserve">. TCEAL2 is a nuclear phosphoprotein that modulates gene transcription. It is of interest to note that all 3 interacting genes in this cluster are located on the X-chromosome </w:delText>
        </w:r>
        <w:r w:rsidRPr="00267E50" w:rsidDel="002E3B6A">
          <w:rPr>
            <w:rFonts w:ascii="Times New Roman" w:hAnsi="Times New Roman" w:cs="Times New Roman"/>
            <w:b/>
            <w:bCs/>
            <w:u w:val="single"/>
            <w:rPrChange w:id="472" w:author="Aftab Alam" w:date="2025-09-15T13:36:00Z" w16du:dateUtc="2025-09-15T09:36:00Z">
              <w:rPr>
                <w:rFonts w:ascii="Times New Roman" w:hAnsi="Times New Roman" w:cs="Times New Roman"/>
              </w:rPr>
            </w:rPrChange>
          </w:rPr>
          <w:fldChar w:fldCharType="begin"/>
        </w:r>
      </w:del>
      <w:del w:id="473" w:author="Aftab Alam" w:date="2025-09-11T15:38:00Z" w16du:dateUtc="2025-09-11T11:38:00Z">
        <w:r w:rsidRPr="00267E50" w:rsidDel="00F57AE4">
          <w:rPr>
            <w:rFonts w:ascii="Times New Roman" w:hAnsi="Times New Roman" w:cs="Times New Roman"/>
            <w:b/>
            <w:bCs/>
            <w:u w:val="single"/>
            <w:rPrChange w:id="474" w:author="Aftab Alam" w:date="2025-09-15T13:36:00Z" w16du:dateUtc="2025-09-15T09:36:00Z">
              <w:rPr>
                <w:rFonts w:ascii="Times New Roman" w:hAnsi="Times New Roman" w:cs="Times New Roman"/>
              </w:rPr>
            </w:rPrChange>
          </w:rPr>
          <w:delInstrText xml:space="preserve"> ADDIN ZOTERO_ITEM CSL_CITATION {"citationID":"a173j1irov8","properties":{"formattedCitation":"[95]","plainCitation":"[95]","noteIndex":0},"citationItems":[{"id":1988,"uris":["http://zotero.org/users/2485577/items/BLXR84VY"],"itemData":{"id":1988,"type":"article-journal","container-title":"Genomics","DOI":"10.1006/geno.1998.5705","ISSN":"08887543","issue":"2","journalAbbreviation":"Genomics","language":"en","license":"https://www.elsevier.com/tdm/userlicense/1.0/","page":"217-220","source":"DOI.org (Crossref)","title":"Genomic Structure and Chromosomal Localization ofTCEAL1,a Human Gene Encoding the Nuclear Phosphoprotein p21/SIIR","volume":"56","author":[{"family":"Pillutla","given":"Renuka C."},{"family":"Shimamoto","given":"Akira"},{"family":"Furuichi","given":"Yasuhiro"},{"family":"Shatkin","given":"Aaron J."}],"issued":{"date-parts":[["1999",3]]}}}],"schema":"https://github.com/citation-style-language/schema/raw/master/csl-citation.json"} </w:delInstrText>
        </w:r>
      </w:del>
      <w:del w:id="475" w:author="Aftab Alam" w:date="2025-09-15T13:21:00Z" w16du:dateUtc="2025-09-15T09:21:00Z">
        <w:r w:rsidRPr="00267E50" w:rsidDel="002E3B6A">
          <w:rPr>
            <w:rFonts w:ascii="Times New Roman" w:hAnsi="Times New Roman" w:cs="Times New Roman"/>
            <w:b/>
            <w:bCs/>
            <w:u w:val="single"/>
            <w:rPrChange w:id="476" w:author="Aftab Alam" w:date="2025-09-15T13:36:00Z" w16du:dateUtc="2025-09-15T09:36:00Z">
              <w:rPr>
                <w:rFonts w:ascii="Times New Roman" w:hAnsi="Times New Roman" w:cs="Times New Roman"/>
              </w:rPr>
            </w:rPrChange>
          </w:rPr>
          <w:fldChar w:fldCharType="separate"/>
        </w:r>
      </w:del>
      <w:del w:id="477" w:author="Aftab Alam" w:date="2025-09-11T15:38:00Z" w16du:dateUtc="2025-09-11T11:38:00Z">
        <w:r w:rsidRPr="00267E50" w:rsidDel="00F57AE4">
          <w:rPr>
            <w:rFonts w:ascii="Times New Roman" w:hAnsi="Times New Roman" w:cs="Times New Roman"/>
            <w:b/>
            <w:bCs/>
            <w:u w:val="single"/>
            <w:rPrChange w:id="478" w:author="Aftab Alam" w:date="2025-09-15T13:36:00Z" w16du:dateUtc="2025-09-15T09:36:00Z">
              <w:rPr>
                <w:rFonts w:ascii="Times New Roman" w:hAnsi="Times New Roman" w:cs="Times New Roman"/>
              </w:rPr>
            </w:rPrChange>
          </w:rPr>
          <w:delText>[95]</w:delText>
        </w:r>
      </w:del>
      <w:del w:id="479" w:author="Aftab Alam" w:date="2025-09-15T13:21:00Z" w16du:dateUtc="2025-09-15T09:21:00Z">
        <w:r w:rsidRPr="00267E50" w:rsidDel="002E3B6A">
          <w:rPr>
            <w:rFonts w:ascii="Times New Roman" w:hAnsi="Times New Roman" w:cs="Times New Roman"/>
            <w:b/>
            <w:bCs/>
            <w:u w:val="single"/>
            <w:rPrChange w:id="480" w:author="Aftab Alam" w:date="2025-09-15T13:36:00Z" w16du:dateUtc="2025-09-15T09:36:00Z">
              <w:rPr>
                <w:rFonts w:ascii="Times New Roman" w:hAnsi="Times New Roman" w:cs="Times New Roman"/>
              </w:rPr>
            </w:rPrChange>
          </w:rPr>
          <w:fldChar w:fldCharType="end"/>
        </w:r>
        <w:r w:rsidRPr="00267E50" w:rsidDel="002E3B6A">
          <w:rPr>
            <w:rFonts w:ascii="Times New Roman" w:hAnsi="Times New Roman" w:cs="Times New Roman"/>
            <w:b/>
            <w:bCs/>
            <w:u w:val="single"/>
            <w:rPrChange w:id="481" w:author="Aftab Alam" w:date="2025-09-15T13:36:00Z" w16du:dateUtc="2025-09-15T09:36:00Z">
              <w:rPr>
                <w:rFonts w:ascii="Times New Roman" w:hAnsi="Times New Roman" w:cs="Times New Roman"/>
              </w:rPr>
            </w:rPrChange>
          </w:rPr>
          <w:delText xml:space="preserve">. </w:delText>
        </w:r>
        <w:r w:rsidRPr="00267E50" w:rsidDel="002E3B6A">
          <w:rPr>
            <w:rFonts w:ascii="Times New Roman" w:hAnsi="Times New Roman" w:cs="Times New Roman"/>
            <w:b/>
            <w:bCs/>
            <w:i/>
            <w:iCs/>
            <w:u w:val="single"/>
            <w:rPrChange w:id="482" w:author="Aftab Alam" w:date="2025-09-15T13:36:00Z" w16du:dateUtc="2025-09-15T09:36:00Z">
              <w:rPr>
                <w:rFonts w:ascii="Times New Roman" w:hAnsi="Times New Roman" w:cs="Times New Roman"/>
                <w:i/>
                <w:iCs/>
              </w:rPr>
            </w:rPrChange>
          </w:rPr>
          <w:delText>TCEAL2</w:delText>
        </w:r>
        <w:r w:rsidRPr="00267E50" w:rsidDel="002E3B6A">
          <w:rPr>
            <w:rFonts w:ascii="Times New Roman" w:hAnsi="Times New Roman" w:cs="Times New Roman"/>
            <w:b/>
            <w:bCs/>
            <w:u w:val="single"/>
            <w:rPrChange w:id="483" w:author="Aftab Alam" w:date="2025-09-15T13:36:00Z" w16du:dateUtc="2025-09-15T09:36:00Z">
              <w:rPr>
                <w:rFonts w:ascii="Times New Roman" w:hAnsi="Times New Roman" w:cs="Times New Roman"/>
              </w:rPr>
            </w:rPrChange>
          </w:rPr>
          <w:delText xml:space="preserve">, which has only been studied recently, functions as a tumor suppressor gene in several cancers, such as ovarian cancer, clear cell renal cell carcinoma, testicular germ cell tumors, and breast cancer. It is downregulated in various cancers, and its expression level correlates with disease prognosis </w:delText>
        </w:r>
        <w:r w:rsidRPr="00267E50" w:rsidDel="002E3B6A">
          <w:rPr>
            <w:rFonts w:ascii="Times New Roman" w:hAnsi="Times New Roman" w:cs="Times New Roman"/>
            <w:b/>
            <w:bCs/>
            <w:u w:val="single"/>
            <w:rPrChange w:id="484" w:author="Aftab Alam" w:date="2025-09-15T13:36:00Z" w16du:dateUtc="2025-09-15T09:36:00Z">
              <w:rPr>
                <w:rFonts w:ascii="Times New Roman" w:hAnsi="Times New Roman" w:cs="Times New Roman"/>
              </w:rPr>
            </w:rPrChange>
          </w:rPr>
          <w:fldChar w:fldCharType="begin"/>
        </w:r>
      </w:del>
      <w:del w:id="485" w:author="Aftab Alam" w:date="2025-09-11T15:38:00Z" w16du:dateUtc="2025-09-11T11:38:00Z">
        <w:r w:rsidRPr="00267E50" w:rsidDel="00F57AE4">
          <w:rPr>
            <w:rFonts w:ascii="Times New Roman" w:hAnsi="Times New Roman" w:cs="Times New Roman"/>
            <w:b/>
            <w:bCs/>
            <w:u w:val="single"/>
            <w:rPrChange w:id="486" w:author="Aftab Alam" w:date="2025-09-15T13:36:00Z" w16du:dateUtc="2025-09-15T09:36:00Z">
              <w:rPr>
                <w:rFonts w:ascii="Times New Roman" w:hAnsi="Times New Roman" w:cs="Times New Roman"/>
              </w:rPr>
            </w:rPrChange>
          </w:rPr>
          <w:delInstrText xml:space="preserve"> ADDIN ZOTERO_ITEM CSL_CITATION {"citationID":"a117tsa7q86","properties":{"formattedCitation":"[96\\uc0\\u8211{}98]","plainCitation":"[96–98]","noteIndex":0},"citationItems":[{"id":1989,"uris":["http://zotero.org/users/2485577/items/5M6PCXYS"],"itemData":{"id":1989,"type":"article-journal","container-title":"Cancer Management and Research","DOI":"10.2147/CMAR.S271647","ISSN":"1179-1322","journalAbbreviation":"CMAR","language":"en","license":"http://creativecommons.org/licenses/by-nc/3.0/","page":"9589-9597","source":"DOI.org (Crossref)","title":"TCEAL2 as a Tumor Suppressor in Renal Cell Carcinoma is Associated with the Good Prognosis of Patients","volume":"Volume 12","author":[{"family":"Zhou","given":"Yingchen"},{"family":"Zhang","given":"Yang"},{"family":"Li","given":"Weiqing"},{"family":"Xu","given":"Jinming"},{"family":"He","given":"Xia"},{"family":"Li","given":"Xianxin"},{"family":"Wang","given":"Yan"}],"issued":{"date-parts":[["2020",10]]}},"label":"page"},{"id":1991,"uris":["http://zotero.org/users/2485577/items/AKM3IYNL"],"itemData":{"id":1991,"type":"article-journal","container-title":"PLoS ONE","DOI":"10.1371/journal.pone.0022570","ISSN":"1932-6203","issue":"7","journalAbbreviation":"PLoS ONE","language":"en","page":"e22570","source":"DOI.org (Crossref)","title":"Comparative mRNA and microRNA Expression Profiling of Three Genitourinary Cancers Reveals Common Hallmarks and Cancer-Specific Molecular Events","volume":"6","author":[{"family":"Li","given":"Xianxin"},{"family":"Chen","given":"Jiahao"},{"family":"Hu","given":"Xueda"},{"family":"Huang","given":"Yi"},{"family":"Li","given":"Zhizhong"},{"family":"Zhou","given":"Liang"},{"family":"Tian","given":"Zhijian"},{"family":"Ma","given":"Hongyu"},{"family":"Wu","given":"Zhiyun"},{"family":"Chen","given":"Maoshan"},{"family":"Han","given":"Zujing"},{"family":"Peng","given":"Zhiyu"},{"family":"Zhao","given":"Xiaokun"},{"family":"Liang","given":"Chaozhao"},{"family":"Wang","given":"Yong"},{"family":"Sun","given":"Liang"},{"family":"Chen","given":"Jing"},{"family":"Zhao","given":"Jun"},{"family":"Jiang","given":"Binghua"},{"family":"Yang","given":"Huanming"},{"family":"Gui","given":"Yaoting"},{"family":"Cai","given":"Zhiming"},{"family":"Zhang","given":"Xiuqing"}],"editor":[{"family":"Guan","given":"Xin-yuan"}],"issued":{"date-parts":[["2011",7,25]]}},"label":"page"},{"id":1993,"uris":["http://zotero.org/users/2485577/items/XGQDG9J6"],"itemData":{"id":1993,"type":"article-journal","abstract":"Background:\n              Cancer is the leading cause of death in the world. The mechanism is not fully elucidated and the therapeutic effect is also unsatisfactory. In our study, we aim to find new target gene in pan-cancer.\n            \n            \n              Methods:\n              Differently expressed genes (DEGs) was screened out in various types of cancers from GEO database. The expression of DEG (TCEAL2) in tumor cell lines, normal tissues and tumor tissues was calculated. Then the clinical characteristics, DNA methylation, tumor infiltration and gene enrichment of TCEAL2 was studied.\n            \n            \n              Results:\n              TCEAL2 expressions were down-regulated in most cancers. Its expression and methylation were positively or negatively associated with prognosis in different cancers. The tumor infiltration results revealed that TCEAL2 was significantly related with many immune cells especially NK cells and immune-related genes in majority cancers. Furthermore, tau protein and tubulin binding were involved in the molecular function mechanisms of TCEAL2.\n            \n            \n              Conclusion:\n              TCEAL2 may be a novel prognostic marker in different cancers and may affect tumor through immune infiltration.","container-title":"Cancer Informatics","DOI":"10.1177/11769351221126285","ISSN":"1176-9351, 1176-9351","journalAbbreviation":"Cancer Inform","language":"en","page":"11769351221126285","source":"DOI.org (Crossref)","title":"Transcription Elongation Factor A (SII)-Like (TCEAL) Gene Family Member-TCEAL2: A Novel Prognostic Marker in Pan-Cancer","title-short":"Transcription Elongation Factor A (SII)-Like (TCEAL) Gene Family Member-TCEAL2","volume":"21","author":[{"family":"Sun","given":"Yu"},{"family":"Zhao","given":"Jun"}],"issued":{"date-parts":[["2022",1]]}},"label":"page"}],"schema":"https://github.com/citation-style-language/schema/raw/master/csl-citation.json"} </w:delInstrText>
        </w:r>
      </w:del>
      <w:del w:id="487" w:author="Aftab Alam" w:date="2025-09-15T13:21:00Z" w16du:dateUtc="2025-09-15T09:21:00Z">
        <w:r w:rsidRPr="00267E50" w:rsidDel="002E3B6A">
          <w:rPr>
            <w:rFonts w:ascii="Times New Roman" w:hAnsi="Times New Roman" w:cs="Times New Roman"/>
            <w:b/>
            <w:bCs/>
            <w:u w:val="single"/>
            <w:rPrChange w:id="488" w:author="Aftab Alam" w:date="2025-09-15T13:36:00Z" w16du:dateUtc="2025-09-15T09:36:00Z">
              <w:rPr>
                <w:rFonts w:ascii="Times New Roman" w:hAnsi="Times New Roman" w:cs="Times New Roman"/>
              </w:rPr>
            </w:rPrChange>
          </w:rPr>
          <w:fldChar w:fldCharType="separate"/>
        </w:r>
      </w:del>
      <w:del w:id="489" w:author="Aftab Alam" w:date="2025-09-11T15:38:00Z" w16du:dateUtc="2025-09-11T11:38:00Z">
        <w:r w:rsidRPr="00267E50" w:rsidDel="00F57AE4">
          <w:rPr>
            <w:rFonts w:ascii="Times New Roman" w:hAnsi="Times New Roman" w:cs="Times New Roman"/>
            <w:b/>
            <w:bCs/>
            <w:kern w:val="0"/>
            <w:u w:val="single"/>
            <w:rPrChange w:id="490" w:author="Aftab Alam" w:date="2025-09-15T13:36:00Z" w16du:dateUtc="2025-09-15T09:36:00Z">
              <w:rPr>
                <w:rFonts w:ascii="Times New Roman" w:hAnsi="Times New Roman" w:cs="Times New Roman"/>
                <w:kern w:val="0"/>
              </w:rPr>
            </w:rPrChange>
          </w:rPr>
          <w:delText>[96–98]</w:delText>
        </w:r>
      </w:del>
      <w:del w:id="491" w:author="Aftab Alam" w:date="2025-09-15T13:21:00Z" w16du:dateUtc="2025-09-15T09:21:00Z">
        <w:r w:rsidRPr="00267E50" w:rsidDel="002E3B6A">
          <w:rPr>
            <w:rFonts w:ascii="Times New Roman" w:hAnsi="Times New Roman" w:cs="Times New Roman"/>
            <w:b/>
            <w:bCs/>
            <w:u w:val="single"/>
            <w:rPrChange w:id="492" w:author="Aftab Alam" w:date="2025-09-15T13:36:00Z" w16du:dateUtc="2025-09-15T09:36:00Z">
              <w:rPr>
                <w:rFonts w:ascii="Times New Roman" w:hAnsi="Times New Roman" w:cs="Times New Roman"/>
              </w:rPr>
            </w:rPrChange>
          </w:rPr>
          <w:fldChar w:fldCharType="end"/>
        </w:r>
        <w:r w:rsidRPr="00267E50" w:rsidDel="002E3B6A">
          <w:rPr>
            <w:rFonts w:ascii="Times New Roman" w:hAnsi="Times New Roman" w:cs="Times New Roman"/>
            <w:b/>
            <w:bCs/>
            <w:u w:val="single"/>
            <w:rPrChange w:id="493" w:author="Aftab Alam" w:date="2025-09-15T13:36:00Z" w16du:dateUtc="2025-09-15T09:36:00Z">
              <w:rPr>
                <w:rFonts w:ascii="Times New Roman" w:hAnsi="Times New Roman" w:cs="Times New Roman"/>
              </w:rPr>
            </w:rPrChange>
          </w:rPr>
          <w:delText>.</w:delText>
        </w:r>
      </w:del>
    </w:p>
    <w:p w14:paraId="5324D745" w14:textId="207EE83D" w:rsidR="00857144" w:rsidRPr="00267E50" w:rsidRDefault="00857144">
      <w:pPr>
        <w:spacing w:line="360" w:lineRule="auto"/>
        <w:ind w:left="426"/>
        <w:jc w:val="both"/>
        <w:rPr>
          <w:ins w:id="494" w:author="Aftab Alam" w:date="2025-09-15T14:08:00Z" w16du:dateUtc="2025-09-15T10:08:00Z"/>
          <w:rFonts w:ascii="Times New Roman" w:hAnsi="Times New Roman" w:cs="Times New Roman"/>
        </w:rPr>
        <w:pPrChange w:id="495" w:author="Aftab Alam" w:date="2025-09-15T14:08:00Z" w16du:dateUtc="2025-09-15T10:08:00Z">
          <w:pPr>
            <w:spacing w:line="240" w:lineRule="auto"/>
            <w:jc w:val="both"/>
          </w:pPr>
        </w:pPrChange>
      </w:pPr>
      <w:del w:id="496" w:author="Aftab Alam" w:date="2025-09-15T13:34:00Z" w16du:dateUtc="2025-09-15T09:34:00Z">
        <w:r w:rsidRPr="00267E50" w:rsidDel="00FA1CB8">
          <w:rPr>
            <w:rFonts w:ascii="Times New Roman" w:hAnsi="Times New Roman" w:cs="Times New Roman"/>
            <w:b/>
            <w:bCs/>
            <w:u w:val="single"/>
            <w:rPrChange w:id="497" w:author="Aftab Alam" w:date="2025-09-15T13:36:00Z" w16du:dateUtc="2025-09-15T09:36:00Z">
              <w:rPr>
                <w:rFonts w:ascii="Times New Roman" w:hAnsi="Times New Roman" w:cs="Times New Roman"/>
              </w:rPr>
            </w:rPrChange>
          </w:rPr>
          <w:delText xml:space="preserve">Cluster-10 also consists of only 3 genes with </w:delText>
        </w:r>
        <w:r w:rsidRPr="00267E50" w:rsidDel="00FA1CB8">
          <w:rPr>
            <w:rFonts w:ascii="Times New Roman" w:hAnsi="Times New Roman" w:cs="Times New Roman"/>
            <w:b/>
            <w:bCs/>
            <w:i/>
            <w:iCs/>
            <w:u w:val="single"/>
            <w:rPrChange w:id="498" w:author="Aftab Alam" w:date="2025-09-15T13:36:00Z" w16du:dateUtc="2025-09-15T09:36:00Z">
              <w:rPr>
                <w:rFonts w:ascii="Times New Roman" w:hAnsi="Times New Roman" w:cs="Times New Roman"/>
                <w:i/>
                <w:iCs/>
              </w:rPr>
            </w:rPrChange>
          </w:rPr>
          <w:delText>SIM2</w:delText>
        </w:r>
        <w:r w:rsidRPr="00267E50" w:rsidDel="00FA1CB8">
          <w:rPr>
            <w:rFonts w:ascii="Times New Roman" w:hAnsi="Times New Roman" w:cs="Times New Roman"/>
            <w:b/>
            <w:bCs/>
            <w:u w:val="single"/>
            <w:rPrChange w:id="499" w:author="Aftab Alam" w:date="2025-09-15T13:36:00Z" w16du:dateUtc="2025-09-15T09:36:00Z">
              <w:rPr>
                <w:rFonts w:ascii="Times New Roman" w:hAnsi="Times New Roman" w:cs="Times New Roman"/>
              </w:rPr>
            </w:rPrChange>
          </w:rPr>
          <w:delText xml:space="preserve"> as the hub being associated with </w:delText>
        </w:r>
        <w:r w:rsidRPr="00267E50" w:rsidDel="00FA1CB8">
          <w:rPr>
            <w:rFonts w:ascii="Times New Roman" w:hAnsi="Times New Roman" w:cs="Times New Roman"/>
            <w:b/>
            <w:bCs/>
            <w:i/>
            <w:iCs/>
            <w:u w:val="single"/>
            <w:rPrChange w:id="500" w:author="Aftab Alam" w:date="2025-09-15T13:36:00Z" w16du:dateUtc="2025-09-15T09:36:00Z">
              <w:rPr>
                <w:rFonts w:ascii="Times New Roman" w:hAnsi="Times New Roman" w:cs="Times New Roman"/>
                <w:i/>
                <w:iCs/>
              </w:rPr>
            </w:rPrChange>
          </w:rPr>
          <w:delText xml:space="preserve">ARNT2 </w:delText>
        </w:r>
        <w:r w:rsidRPr="00267E50" w:rsidDel="00FA1CB8">
          <w:rPr>
            <w:rFonts w:ascii="Times New Roman" w:hAnsi="Times New Roman" w:cs="Times New Roman"/>
            <w:b/>
            <w:bCs/>
            <w:u w:val="single"/>
            <w:rPrChange w:id="501" w:author="Aftab Alam" w:date="2025-09-15T13:36:00Z" w16du:dateUtc="2025-09-15T09:36:00Z">
              <w:rPr>
                <w:rFonts w:ascii="Times New Roman" w:hAnsi="Times New Roman" w:cs="Times New Roman"/>
              </w:rPr>
            </w:rPrChange>
          </w:rPr>
          <w:delText xml:space="preserve">and </w:delText>
        </w:r>
        <w:r w:rsidRPr="00267E50" w:rsidDel="00FA1CB8">
          <w:rPr>
            <w:rFonts w:ascii="Times New Roman" w:hAnsi="Times New Roman" w:cs="Times New Roman"/>
            <w:b/>
            <w:bCs/>
            <w:i/>
            <w:iCs/>
            <w:u w:val="single"/>
            <w:rPrChange w:id="502" w:author="Aftab Alam" w:date="2025-09-15T13:36:00Z" w16du:dateUtc="2025-09-15T09:36:00Z">
              <w:rPr>
                <w:rFonts w:ascii="Times New Roman" w:hAnsi="Times New Roman" w:cs="Times New Roman"/>
                <w:i/>
                <w:iCs/>
              </w:rPr>
            </w:rPrChange>
          </w:rPr>
          <w:delText>MAGED1</w:delText>
        </w:r>
        <w:r w:rsidRPr="00267E50" w:rsidDel="00FA1CB8">
          <w:rPr>
            <w:rFonts w:ascii="Times New Roman" w:hAnsi="Times New Roman" w:cs="Times New Roman"/>
            <w:b/>
            <w:bCs/>
            <w:u w:val="single"/>
            <w:rPrChange w:id="503" w:author="Aftab Alam" w:date="2025-09-15T13:36:00Z" w16du:dateUtc="2025-09-15T09:36:00Z">
              <w:rPr>
                <w:rFonts w:ascii="Times New Roman" w:hAnsi="Times New Roman" w:cs="Times New Roman"/>
              </w:rPr>
            </w:rPrChange>
          </w:rPr>
          <w:delText xml:space="preserve">. Polymorphism in SIM2 has been linked to the incidence of tumors in patients with Hirschsprung disease </w:delText>
        </w:r>
        <w:r w:rsidRPr="00267E50" w:rsidDel="00FA1CB8">
          <w:rPr>
            <w:rFonts w:ascii="Times New Roman" w:hAnsi="Times New Roman" w:cs="Times New Roman"/>
            <w:b/>
            <w:bCs/>
            <w:u w:val="single"/>
            <w:rPrChange w:id="504" w:author="Aftab Alam" w:date="2025-09-15T13:36:00Z" w16du:dateUtc="2025-09-15T09:36:00Z">
              <w:rPr>
                <w:rFonts w:ascii="Times New Roman" w:hAnsi="Times New Roman" w:cs="Times New Roman"/>
              </w:rPr>
            </w:rPrChange>
          </w:rPr>
          <w:fldChar w:fldCharType="begin"/>
        </w:r>
      </w:del>
      <w:del w:id="505" w:author="Aftab Alam" w:date="2025-09-11T15:38:00Z" w16du:dateUtc="2025-09-11T11:38:00Z">
        <w:r w:rsidRPr="00267E50" w:rsidDel="00F57AE4">
          <w:rPr>
            <w:rFonts w:ascii="Times New Roman" w:hAnsi="Times New Roman" w:cs="Times New Roman"/>
            <w:b/>
            <w:bCs/>
            <w:u w:val="single"/>
            <w:rPrChange w:id="506" w:author="Aftab Alam" w:date="2025-09-15T13:36:00Z" w16du:dateUtc="2025-09-15T09:36:00Z">
              <w:rPr>
                <w:rFonts w:ascii="Times New Roman" w:hAnsi="Times New Roman" w:cs="Times New Roman"/>
              </w:rPr>
            </w:rPrChange>
          </w:rPr>
          <w:delInstrText xml:space="preserve"> ADDIN ZOTERO_ITEM CSL_CITATION {"citationID":"arur7vepev","properties":{"formattedCitation":"[99]","plainCitation":"[99]","noteIndex":0},"citationItems":[{"id":1995,"uris":["http://zotero.org/users/2485577/items/Y6ZT494J"],"itemData":{"id":1995,"type":"article-journal","abstract":"Abstract\n            \n              Background\n              Proper expression and functioning of transcription factors (TFs) are essential for regulation of different traits and thus could be crucial for the development of complex diseases. Subjects with Down syndrome (DS) have a higher incidence of acute lymphoblastic leukemia (ALL) while solid tumors, like breast cancer (BC) and oral cancer (OC), show rare incidences. Triplication of the human chromosome 21 in DS is associated with altered genetic dosage of different TFs. V-ets erythroblastosis virus E26 oncogene homolog 2 (ETS2) and Single Minded 2 (SIM2) are two such TFs that regulate several downstream genes involved in developmental and neurological pathways. Here we studied functional genetic polymorphisms (fSNP) in ETS2 and SIM2 encoding genes in a group of patients and control subjects to better understand association of these variants with DS phenotypes.\n            \n            \n              Methods\n              \n                We employed an\n                in silico\n                approach to identify potential target pathways of ETS2 and SIM2. fSNPs in genes encoding for these two TFs were identified using available databases. Selected sites were genotyped in individuals with DS, their parents, ALL, BC, OC as well as ethnically matched control individuals. We further analyzed these data by population-based statistical methods.\n              \n            \n            \n              Results\n              Allelic/genotypic association analysis showed significant (P &lt; 0.03) differences of rs2070530, rs1051476, rs11254, rs711 for DS subjects compared to control. rs711 also exhibited significantly different genotypic distribution pattern in parents of DS probands (P &lt; 0.02) and BC patients (P &lt; 0.02). Interaction analysis revealed independent main effect of rs711 in all the groups, while rs11254 exhibited independent main effect in DS subjects only. High entropy values were noticed for rs461155 in the solid tumor groups. Significant interactive effects of rs2070531 with rs1051475, rs1051476, rs11254 were observed in all the groups except DS.\n            \n            \n              Conclusions\n              We infer from the present investigation that the difference in frequencies of fSNPs and their independent as well as interactive effects may be the cause for altered expression of SIM2 and ETS2 in DS and malignant groups, which affects different downstream biological pathways. Thus, altered expression of SIM2 and ETS2 could be one of the reasons for variable occurrence of different malignant conditions in DS.","container-title":"BMC Medical Genetics","DOI":"10.1186/1471-2350-14-12","ISSN":"1471-2350","issue":"1","journalAbbreviation":"BMC Med Genet","language":"en","page":"12","source":"DOI.org (Crossref)","title":"Potential contribution of SIM2 and ETS2 functional polymorphisms in Down syndrome associated malignancies","volume":"14","author":[{"family":"Chatterjee","given":"Arpita"},{"family":"Dutta","given":"Samikshan"},{"family":"Mukherjee","given":"Sanjit"},{"family":"Mukherjee","given":"Nupur"},{"family":"Dutta","given":"Avirup"},{"family":"Mukherjee","given":"Ashis"},{"family":"Sinha","given":"Swagata"},{"family":"Panda","given":"Chinmay Kumar"},{"family":"Chaudhuri","given":"Keya"},{"family":"Roy","given":"Ananda L"},{"family":"Mukhopadhyay","given":"Kanchan"}],"issued":{"date-parts":[["2013",12]]}}}],"schema":"https://github.com/citation-style-language/schema/raw/master/csl-citation.json"} </w:delInstrText>
        </w:r>
      </w:del>
      <w:del w:id="507" w:author="Aftab Alam" w:date="2025-09-15T13:34:00Z" w16du:dateUtc="2025-09-15T09:34:00Z">
        <w:r w:rsidRPr="00267E50" w:rsidDel="00FA1CB8">
          <w:rPr>
            <w:rFonts w:ascii="Times New Roman" w:hAnsi="Times New Roman" w:cs="Times New Roman"/>
            <w:b/>
            <w:bCs/>
            <w:u w:val="single"/>
            <w:rPrChange w:id="508" w:author="Aftab Alam" w:date="2025-09-15T13:36:00Z" w16du:dateUtc="2025-09-15T09:36:00Z">
              <w:rPr>
                <w:rFonts w:ascii="Times New Roman" w:hAnsi="Times New Roman" w:cs="Times New Roman"/>
              </w:rPr>
            </w:rPrChange>
          </w:rPr>
          <w:fldChar w:fldCharType="separate"/>
        </w:r>
      </w:del>
      <w:del w:id="509" w:author="Aftab Alam" w:date="2025-09-11T15:38:00Z" w16du:dateUtc="2025-09-11T11:38:00Z">
        <w:r w:rsidRPr="00267E50" w:rsidDel="00F57AE4">
          <w:rPr>
            <w:rFonts w:ascii="Times New Roman" w:hAnsi="Times New Roman" w:cs="Times New Roman"/>
            <w:b/>
            <w:bCs/>
            <w:u w:val="single"/>
            <w:rPrChange w:id="510" w:author="Aftab Alam" w:date="2025-09-15T13:36:00Z" w16du:dateUtc="2025-09-15T09:36:00Z">
              <w:rPr>
                <w:rFonts w:ascii="Times New Roman" w:hAnsi="Times New Roman" w:cs="Times New Roman"/>
              </w:rPr>
            </w:rPrChange>
          </w:rPr>
          <w:delText>[99]</w:delText>
        </w:r>
      </w:del>
      <w:del w:id="511" w:author="Aftab Alam" w:date="2025-09-15T13:34:00Z" w16du:dateUtc="2025-09-15T09:34:00Z">
        <w:r w:rsidRPr="00267E50" w:rsidDel="00FA1CB8">
          <w:rPr>
            <w:rFonts w:ascii="Times New Roman" w:hAnsi="Times New Roman" w:cs="Times New Roman"/>
            <w:b/>
            <w:bCs/>
            <w:u w:val="single"/>
            <w:rPrChange w:id="512" w:author="Aftab Alam" w:date="2025-09-15T13:36:00Z" w16du:dateUtc="2025-09-15T09:36:00Z">
              <w:rPr>
                <w:rFonts w:ascii="Times New Roman" w:hAnsi="Times New Roman" w:cs="Times New Roman"/>
              </w:rPr>
            </w:rPrChange>
          </w:rPr>
          <w:fldChar w:fldCharType="end"/>
        </w:r>
        <w:r w:rsidRPr="00267E50" w:rsidDel="00FA1CB8">
          <w:rPr>
            <w:rFonts w:ascii="Times New Roman" w:hAnsi="Times New Roman" w:cs="Times New Roman"/>
            <w:b/>
            <w:bCs/>
            <w:u w:val="single"/>
            <w:rPrChange w:id="513" w:author="Aftab Alam" w:date="2025-09-15T13:36:00Z" w16du:dateUtc="2025-09-15T09:36:00Z">
              <w:rPr>
                <w:rFonts w:ascii="Times New Roman" w:hAnsi="Times New Roman" w:cs="Times New Roman"/>
              </w:rPr>
            </w:rPrChange>
          </w:rPr>
          <w:delText xml:space="preserve">. SIM2 associates with the aryl hydrocarbon receptor nuclear translocator (ARNT2) and has a role in tumor progression and angiogenesis. High expression of SIM2 in endometrial carcinoma is associated with poor prognosis </w:delText>
        </w:r>
        <w:r w:rsidRPr="00267E50" w:rsidDel="00FA1CB8">
          <w:rPr>
            <w:rFonts w:ascii="Times New Roman" w:hAnsi="Times New Roman" w:cs="Times New Roman"/>
            <w:b/>
            <w:bCs/>
            <w:u w:val="single"/>
            <w:rPrChange w:id="514" w:author="Aftab Alam" w:date="2025-09-15T13:36:00Z" w16du:dateUtc="2025-09-15T09:36:00Z">
              <w:rPr>
                <w:rFonts w:ascii="Times New Roman" w:hAnsi="Times New Roman" w:cs="Times New Roman"/>
              </w:rPr>
            </w:rPrChange>
          </w:rPr>
          <w:fldChar w:fldCharType="begin"/>
        </w:r>
      </w:del>
      <w:del w:id="515" w:author="Aftab Alam" w:date="2025-09-11T15:38:00Z" w16du:dateUtc="2025-09-11T11:38:00Z">
        <w:r w:rsidRPr="00267E50" w:rsidDel="00F57AE4">
          <w:rPr>
            <w:rFonts w:ascii="Times New Roman" w:hAnsi="Times New Roman" w:cs="Times New Roman"/>
            <w:b/>
            <w:bCs/>
            <w:u w:val="single"/>
            <w:rPrChange w:id="516" w:author="Aftab Alam" w:date="2025-09-15T13:36:00Z" w16du:dateUtc="2025-09-15T09:36:00Z">
              <w:rPr>
                <w:rFonts w:ascii="Times New Roman" w:hAnsi="Times New Roman" w:cs="Times New Roman"/>
              </w:rPr>
            </w:rPrChange>
          </w:rPr>
          <w:delInstrText xml:space="preserve"> ADDIN ZOTERO_ITEM CSL_CITATION {"citationID":"a1n9m7hc8f","properties":{"formattedCitation":"[100]","plainCitation":"[100]","noteIndex":0},"citationItems":[{"id":1997,"uris":["http://zotero.org/users/2485577/items/WZGZE9FS"],"itemData":{"id":1997,"type":"article-journal","container-title":"BMC Cancer","DOI":"10.1186/s12885-025-14077-0","ISSN":"1471-2407","issue":"1","journalAbbreviation":"BMC Cancer","language":"en","page":"666","source":"DOI.org (Crossref)","title":"SIM2, associated with clinicopathologic features, promotes the malignant biological behaviors of endometrial carcinoma cells","volume":"25","author":[{"family":"Nie","given":"Hua"},{"family":"Chen","given":"Yu"}],"issued":{"date-parts":[["2025",4,11]]}}}],"schema":"https://github.com/citation-style-language/schema/raw/master/csl-citation.json"} </w:delInstrText>
        </w:r>
      </w:del>
      <w:del w:id="517" w:author="Aftab Alam" w:date="2025-09-15T13:34:00Z" w16du:dateUtc="2025-09-15T09:34:00Z">
        <w:r w:rsidRPr="00267E50" w:rsidDel="00FA1CB8">
          <w:rPr>
            <w:rFonts w:ascii="Times New Roman" w:hAnsi="Times New Roman" w:cs="Times New Roman"/>
            <w:b/>
            <w:bCs/>
            <w:u w:val="single"/>
            <w:rPrChange w:id="518" w:author="Aftab Alam" w:date="2025-09-15T13:36:00Z" w16du:dateUtc="2025-09-15T09:36:00Z">
              <w:rPr>
                <w:rFonts w:ascii="Times New Roman" w:hAnsi="Times New Roman" w:cs="Times New Roman"/>
              </w:rPr>
            </w:rPrChange>
          </w:rPr>
          <w:fldChar w:fldCharType="separate"/>
        </w:r>
      </w:del>
      <w:del w:id="519" w:author="Aftab Alam" w:date="2025-09-11T15:38:00Z" w16du:dateUtc="2025-09-11T11:38:00Z">
        <w:r w:rsidRPr="00267E50" w:rsidDel="00F57AE4">
          <w:rPr>
            <w:rFonts w:ascii="Times New Roman" w:hAnsi="Times New Roman" w:cs="Times New Roman"/>
            <w:b/>
            <w:bCs/>
            <w:u w:val="single"/>
            <w:rPrChange w:id="520" w:author="Aftab Alam" w:date="2025-09-15T13:36:00Z" w16du:dateUtc="2025-09-15T09:36:00Z">
              <w:rPr>
                <w:rFonts w:ascii="Times New Roman" w:hAnsi="Times New Roman" w:cs="Times New Roman"/>
              </w:rPr>
            </w:rPrChange>
          </w:rPr>
          <w:delText>[100]</w:delText>
        </w:r>
      </w:del>
      <w:del w:id="521" w:author="Aftab Alam" w:date="2025-09-15T13:34:00Z" w16du:dateUtc="2025-09-15T09:34:00Z">
        <w:r w:rsidRPr="00267E50" w:rsidDel="00FA1CB8">
          <w:rPr>
            <w:rFonts w:ascii="Times New Roman" w:hAnsi="Times New Roman" w:cs="Times New Roman"/>
            <w:b/>
            <w:bCs/>
            <w:u w:val="single"/>
            <w:rPrChange w:id="522" w:author="Aftab Alam" w:date="2025-09-15T13:36:00Z" w16du:dateUtc="2025-09-15T09:36:00Z">
              <w:rPr>
                <w:rFonts w:ascii="Times New Roman" w:hAnsi="Times New Roman" w:cs="Times New Roman"/>
              </w:rPr>
            </w:rPrChange>
          </w:rPr>
          <w:fldChar w:fldCharType="end"/>
        </w:r>
        <w:r w:rsidRPr="00267E50" w:rsidDel="00FA1CB8">
          <w:rPr>
            <w:rFonts w:ascii="Times New Roman" w:hAnsi="Times New Roman" w:cs="Times New Roman"/>
            <w:b/>
            <w:bCs/>
            <w:u w:val="single"/>
            <w:rPrChange w:id="523" w:author="Aftab Alam" w:date="2025-09-15T13:36:00Z" w16du:dateUtc="2025-09-15T09:36:00Z">
              <w:rPr>
                <w:rFonts w:ascii="Times New Roman" w:hAnsi="Times New Roman" w:cs="Times New Roman"/>
              </w:rPr>
            </w:rPrChange>
          </w:rPr>
          <w:delText xml:space="preserve">. A different role for SIM2 was described in breast cancer, where it was found to inhibit EMT and impede tumor invasion </w:delText>
        </w:r>
        <w:r w:rsidRPr="00267E50" w:rsidDel="00FA1CB8">
          <w:rPr>
            <w:rFonts w:ascii="Times New Roman" w:hAnsi="Times New Roman" w:cs="Times New Roman"/>
            <w:b/>
            <w:bCs/>
            <w:u w:val="single"/>
            <w:rPrChange w:id="524" w:author="Aftab Alam" w:date="2025-09-15T13:36:00Z" w16du:dateUtc="2025-09-15T09:36:00Z">
              <w:rPr>
                <w:rFonts w:ascii="Times New Roman" w:hAnsi="Times New Roman" w:cs="Times New Roman"/>
              </w:rPr>
            </w:rPrChange>
          </w:rPr>
          <w:fldChar w:fldCharType="begin"/>
        </w:r>
      </w:del>
      <w:del w:id="525" w:author="Aftab Alam" w:date="2025-09-11T15:38:00Z" w16du:dateUtc="2025-09-11T11:38:00Z">
        <w:r w:rsidRPr="00267E50" w:rsidDel="00F57AE4">
          <w:rPr>
            <w:rFonts w:ascii="Times New Roman" w:hAnsi="Times New Roman" w:cs="Times New Roman"/>
            <w:b/>
            <w:bCs/>
            <w:u w:val="single"/>
            <w:rPrChange w:id="526" w:author="Aftab Alam" w:date="2025-09-15T13:36:00Z" w16du:dateUtc="2025-09-15T09:36:00Z">
              <w:rPr>
                <w:rFonts w:ascii="Times New Roman" w:hAnsi="Times New Roman" w:cs="Times New Roman"/>
              </w:rPr>
            </w:rPrChange>
          </w:rPr>
          <w:delInstrText xml:space="preserve"> ADDIN ZOTERO_ITEM CSL_CITATION {"citationID":"a2nb02be5po","properties":{"formattedCitation":"[101]","plainCitation":"[101]","noteIndex":0},"citationItems":[{"id":1999,"uris":["http://zotero.org/users/2485577/items/CBJXAFTI"],"itemData":{"id":1999,"type":"article-journal","container-title":"Carcinogenesis","DOI":"10.1093/carcin/bgl122","ISSN":"0143-3334, 1460-2180","issue":"2","journalAbbreviation":"Carcinogenesis","language":"en","page":"259-266","source":"DOI.org (Crossref)","title":"Inhibition of breast cancer growth and invasion by single-minded 2s","volume":"28","author":[{"family":"Kwak","given":"H.-I."},{"family":"Gustafson","given":"T."},{"family":"Metz","given":"R. P."},{"family":"Laffin","given":"B."},{"family":"Schedin","given":"P."},{"family":"Porter","given":"W. W."}],"issued":{"date-parts":[["2006",7,8]]}}}],"schema":"https://github.com/citation-style-language/schema/raw/master/csl-citation.json"} </w:delInstrText>
        </w:r>
      </w:del>
      <w:del w:id="527" w:author="Aftab Alam" w:date="2025-09-15T13:34:00Z" w16du:dateUtc="2025-09-15T09:34:00Z">
        <w:r w:rsidRPr="00267E50" w:rsidDel="00FA1CB8">
          <w:rPr>
            <w:rFonts w:ascii="Times New Roman" w:hAnsi="Times New Roman" w:cs="Times New Roman"/>
            <w:b/>
            <w:bCs/>
            <w:u w:val="single"/>
            <w:rPrChange w:id="528" w:author="Aftab Alam" w:date="2025-09-15T13:36:00Z" w16du:dateUtc="2025-09-15T09:36:00Z">
              <w:rPr>
                <w:rFonts w:ascii="Times New Roman" w:hAnsi="Times New Roman" w:cs="Times New Roman"/>
              </w:rPr>
            </w:rPrChange>
          </w:rPr>
          <w:fldChar w:fldCharType="separate"/>
        </w:r>
      </w:del>
      <w:del w:id="529" w:author="Aftab Alam" w:date="2025-09-11T15:38:00Z" w16du:dateUtc="2025-09-11T11:38:00Z">
        <w:r w:rsidRPr="00267E50" w:rsidDel="00F57AE4">
          <w:rPr>
            <w:rFonts w:ascii="Times New Roman" w:hAnsi="Times New Roman" w:cs="Times New Roman"/>
            <w:b/>
            <w:bCs/>
            <w:u w:val="single"/>
            <w:rPrChange w:id="530" w:author="Aftab Alam" w:date="2025-09-15T13:36:00Z" w16du:dateUtc="2025-09-15T09:36:00Z">
              <w:rPr>
                <w:rFonts w:ascii="Times New Roman" w:hAnsi="Times New Roman" w:cs="Times New Roman"/>
              </w:rPr>
            </w:rPrChange>
          </w:rPr>
          <w:delText>[101]</w:delText>
        </w:r>
      </w:del>
      <w:del w:id="531" w:author="Aftab Alam" w:date="2025-09-15T13:34:00Z" w16du:dateUtc="2025-09-15T09:34:00Z">
        <w:r w:rsidRPr="00267E50" w:rsidDel="00FA1CB8">
          <w:rPr>
            <w:rFonts w:ascii="Times New Roman" w:hAnsi="Times New Roman" w:cs="Times New Roman"/>
            <w:b/>
            <w:bCs/>
            <w:u w:val="single"/>
            <w:rPrChange w:id="532" w:author="Aftab Alam" w:date="2025-09-15T13:36:00Z" w16du:dateUtc="2025-09-15T09:36:00Z">
              <w:rPr>
                <w:rFonts w:ascii="Times New Roman" w:hAnsi="Times New Roman" w:cs="Times New Roman"/>
              </w:rPr>
            </w:rPrChange>
          </w:rPr>
          <w:fldChar w:fldCharType="end"/>
        </w:r>
        <w:r w:rsidRPr="00267E50" w:rsidDel="00FA1CB8">
          <w:rPr>
            <w:rFonts w:ascii="Times New Roman" w:hAnsi="Times New Roman" w:cs="Times New Roman"/>
            <w:b/>
            <w:bCs/>
            <w:u w:val="single"/>
            <w:rPrChange w:id="533" w:author="Aftab Alam" w:date="2025-09-15T13:36:00Z" w16du:dateUtc="2025-09-15T09:36:00Z">
              <w:rPr>
                <w:rFonts w:ascii="Times New Roman" w:hAnsi="Times New Roman" w:cs="Times New Roman"/>
              </w:rPr>
            </w:rPrChange>
          </w:rPr>
          <w:delText xml:space="preserve">. Recently, a noncanonical role for SIM2 as a tumor suppressor was described in breast cancer </w:delText>
        </w:r>
        <w:r w:rsidRPr="00267E50" w:rsidDel="00FA1CB8">
          <w:rPr>
            <w:rFonts w:ascii="Times New Roman" w:hAnsi="Times New Roman" w:cs="Times New Roman"/>
            <w:b/>
            <w:bCs/>
            <w:u w:val="single"/>
            <w:rPrChange w:id="534" w:author="Aftab Alam" w:date="2025-09-15T13:36:00Z" w16du:dateUtc="2025-09-15T09:36:00Z">
              <w:rPr>
                <w:rFonts w:ascii="Times New Roman" w:hAnsi="Times New Roman" w:cs="Times New Roman"/>
              </w:rPr>
            </w:rPrChange>
          </w:rPr>
          <w:fldChar w:fldCharType="begin"/>
        </w:r>
      </w:del>
      <w:del w:id="535" w:author="Aftab Alam" w:date="2025-09-11T15:38:00Z" w16du:dateUtc="2025-09-11T11:38:00Z">
        <w:r w:rsidRPr="00267E50" w:rsidDel="00F57AE4">
          <w:rPr>
            <w:rFonts w:ascii="Times New Roman" w:hAnsi="Times New Roman" w:cs="Times New Roman"/>
            <w:b/>
            <w:bCs/>
            <w:u w:val="single"/>
            <w:rPrChange w:id="536" w:author="Aftab Alam" w:date="2025-09-15T13:36:00Z" w16du:dateUtc="2025-09-15T09:36:00Z">
              <w:rPr>
                <w:rFonts w:ascii="Times New Roman" w:hAnsi="Times New Roman" w:cs="Times New Roman"/>
              </w:rPr>
            </w:rPrChange>
          </w:rPr>
          <w:delInstrText xml:space="preserve"> ADDIN ZOTERO_ITEM CSL_CITATION {"citationID":"a2i0i5aq24m","properties":{"formattedCitation":"[102]","plainCitation":"[102]","noteIndex":0},"citationItems":[{"id":2001,"uris":["http://zotero.org/users/2485577/items/RUVGRY9K"],"itemData":{"id":2001,"type":"article-journal","abstract":"Abstract\n            \n              Dysregulation of cellular metabolism is a hallmark of breast cancer progression and is associated with metastasis and therapeutic resistance. Here, we show that the breast tumor suppressor gene\n              SIM2\n              promotes mitochondrial oxidative phosphorylation (OXPHOS) using breast cancer cell line models. Mechanistically, we found that SIM2s functions not as a transcription factor but localizes to mitochondria and directly interacts with the mitochondrial respiratory chain (MRC) to facilitate functional supercomplex (SC) formation. Loss of\n              SIM2s\n              expression disrupts SC formation through destabilization of MRC Complex III, leading to inhibition of electron transport, although Complex I (CI) activity is retained. A metabolomic analysis showed that knockout of\n              SIM2s\n              leads to a compensatory increase in ATP production through glycolysis and accelerated glutamine-driven TCA cycle production of NADH, creating a favorable environment for high cell proliferation. Our findings indicate that SIM2s is a novel stabilizing factor required for SC assembly, providing insight into the impact of the MRC on metabolic adaptation and breast cancer progression.","container-title":"Experimental &amp; Molecular Medicine","DOI":"10.1038/s12276-023-00996-0","ISSN":"2092-6413","issue":"5","journalAbbreviation":"Exp Mol Med","language":"en","page":"1046-1063","source":"DOI.org (Crossref)","title":"Noncanonical role of singleminded-2s in mitochondrial respiratory chain formation in breast cancer","volume":"55","author":[{"family":"Wall","given":"Steven W."},{"family":"Sanchez","given":"Lilia"},{"family":"Tuttle","given":"Kelly Scribner"},{"family":"Pearson","given":"Scott J."},{"family":"Soma","given":"Shivatheja"},{"family":"Wyatt","given":"Garhett L."},{"family":"Carter","given":"Hannah N."},{"family":"Jenschke","given":"Ramsey M."},{"family":"Tan","given":"Lin"},{"family":"Martinez","given":"Sara A."},{"family":"Lorenzi","given":"Philip L."},{"family":"Gohil","given":"Vishal M."},{"family":"Rijnkels","given":"Monique"},{"family":"Porter","given":"Weston W."}],"issued":{"date-parts":[["2023",5,1]]}}}],"schema":"https://github.com/citation-style-language/schema/raw/master/csl-citation.json"} </w:delInstrText>
        </w:r>
      </w:del>
      <w:del w:id="537" w:author="Aftab Alam" w:date="2025-09-15T13:34:00Z" w16du:dateUtc="2025-09-15T09:34:00Z">
        <w:r w:rsidRPr="00267E50" w:rsidDel="00FA1CB8">
          <w:rPr>
            <w:rFonts w:ascii="Times New Roman" w:hAnsi="Times New Roman" w:cs="Times New Roman"/>
            <w:b/>
            <w:bCs/>
            <w:u w:val="single"/>
            <w:rPrChange w:id="538" w:author="Aftab Alam" w:date="2025-09-15T13:36:00Z" w16du:dateUtc="2025-09-15T09:36:00Z">
              <w:rPr>
                <w:rFonts w:ascii="Times New Roman" w:hAnsi="Times New Roman" w:cs="Times New Roman"/>
              </w:rPr>
            </w:rPrChange>
          </w:rPr>
          <w:fldChar w:fldCharType="separate"/>
        </w:r>
      </w:del>
      <w:del w:id="539" w:author="Aftab Alam" w:date="2025-09-11T15:38:00Z" w16du:dateUtc="2025-09-11T11:38:00Z">
        <w:r w:rsidRPr="00267E50" w:rsidDel="00F57AE4">
          <w:rPr>
            <w:rFonts w:ascii="Times New Roman" w:hAnsi="Times New Roman" w:cs="Times New Roman"/>
            <w:b/>
            <w:bCs/>
            <w:u w:val="single"/>
            <w:rPrChange w:id="540" w:author="Aftab Alam" w:date="2025-09-15T13:36:00Z" w16du:dateUtc="2025-09-15T09:36:00Z">
              <w:rPr>
                <w:rFonts w:ascii="Times New Roman" w:hAnsi="Times New Roman" w:cs="Times New Roman"/>
              </w:rPr>
            </w:rPrChange>
          </w:rPr>
          <w:delText>[102]</w:delText>
        </w:r>
      </w:del>
      <w:del w:id="541" w:author="Aftab Alam" w:date="2025-09-15T13:34:00Z" w16du:dateUtc="2025-09-15T09:34:00Z">
        <w:r w:rsidRPr="00267E50" w:rsidDel="00FA1CB8">
          <w:rPr>
            <w:rFonts w:ascii="Times New Roman" w:hAnsi="Times New Roman" w:cs="Times New Roman"/>
            <w:b/>
            <w:bCs/>
            <w:u w:val="single"/>
            <w:rPrChange w:id="542" w:author="Aftab Alam" w:date="2025-09-15T13:36:00Z" w16du:dateUtc="2025-09-15T09:36:00Z">
              <w:rPr>
                <w:rFonts w:ascii="Times New Roman" w:hAnsi="Times New Roman" w:cs="Times New Roman"/>
              </w:rPr>
            </w:rPrChange>
          </w:rPr>
          <w:fldChar w:fldCharType="end"/>
        </w:r>
        <w:r w:rsidRPr="00267E50" w:rsidDel="00FA1CB8">
          <w:rPr>
            <w:rFonts w:ascii="Times New Roman" w:hAnsi="Times New Roman" w:cs="Times New Roman"/>
            <w:b/>
            <w:bCs/>
            <w:u w:val="single"/>
            <w:rPrChange w:id="543" w:author="Aftab Alam" w:date="2025-09-15T13:36:00Z" w16du:dateUtc="2025-09-15T09:36:00Z">
              <w:rPr>
                <w:rFonts w:ascii="Times New Roman" w:hAnsi="Times New Roman" w:cs="Times New Roman"/>
              </w:rPr>
            </w:rPrChange>
          </w:rPr>
          <w:delText>. SIM2 was shown to promote mitochondrial oxidative phosphorylation, while a knockdown of the gene leads to increased ATP production through glycolysis, ultimately favoring high cell proliferation.</w:delText>
        </w:r>
      </w:del>
      <w:ins w:id="544" w:author="Aftab Alam" w:date="2025-09-15T13:34:00Z" w16du:dateUtc="2025-09-15T09:34:00Z">
        <w:r w:rsidRPr="00267E50">
          <w:rPr>
            <w:rFonts w:ascii="Times New Roman" w:hAnsi="Times New Roman" w:cs="Times New Roman"/>
            <w:b/>
            <w:bCs/>
            <w:u w:val="single"/>
            <w:rPrChange w:id="545" w:author="Aftab Alam" w:date="2025-09-15T13:36:00Z" w16du:dateUtc="2025-09-15T09:36:00Z">
              <w:rPr>
                <w:rFonts w:ascii="Times New Roman" w:hAnsi="Times New Roman" w:cs="Times New Roman"/>
              </w:rPr>
            </w:rPrChange>
          </w:rPr>
          <w:t>Cluster-10</w:t>
        </w:r>
        <w:r w:rsidRPr="00267E50">
          <w:rPr>
            <w:rFonts w:ascii="Times New Roman" w:hAnsi="Times New Roman" w:cs="Times New Roman"/>
          </w:rPr>
          <w:t xml:space="preserve"> also consists of only 3 genes, with </w:t>
        </w:r>
        <w:r w:rsidRPr="00267E50">
          <w:rPr>
            <w:rFonts w:ascii="Times New Roman" w:hAnsi="Times New Roman" w:cs="Times New Roman"/>
            <w:i/>
            <w:iCs/>
          </w:rPr>
          <w:t>SIM2</w:t>
        </w:r>
        <w:r w:rsidRPr="00267E50">
          <w:rPr>
            <w:rFonts w:ascii="Times New Roman" w:hAnsi="Times New Roman" w:cs="Times New Roman"/>
          </w:rPr>
          <w:t xml:space="preserve"> as the hub</w:t>
        </w:r>
      </w:ins>
      <w:r w:rsidRPr="00267E50">
        <w:rPr>
          <w:rFonts w:ascii="Times New Roman" w:hAnsi="Times New Roman" w:cs="Times New Roman"/>
        </w:rPr>
        <w:t xml:space="preserve"> gene</w:t>
      </w:r>
      <w:ins w:id="546" w:author="Aftab Alam" w:date="2025-09-15T13:34:00Z" w16du:dateUtc="2025-09-15T09:34:00Z">
        <w:r w:rsidRPr="00267E50">
          <w:rPr>
            <w:rFonts w:ascii="Times New Roman" w:hAnsi="Times New Roman" w:cs="Times New Roman"/>
          </w:rPr>
          <w:t xml:space="preserve"> being </w:t>
        </w:r>
      </w:ins>
      <w:r w:rsidRPr="00267E50">
        <w:rPr>
          <w:rFonts w:ascii="Times New Roman" w:hAnsi="Times New Roman" w:cs="Times New Roman"/>
        </w:rPr>
        <w:t>interacted</w:t>
      </w:r>
      <w:ins w:id="547" w:author="Aftab Alam" w:date="2025-09-15T13:34:00Z" w16du:dateUtc="2025-09-15T09:34:00Z">
        <w:r w:rsidRPr="00267E50">
          <w:rPr>
            <w:rFonts w:ascii="Times New Roman" w:hAnsi="Times New Roman" w:cs="Times New Roman"/>
          </w:rPr>
          <w:t xml:space="preserve"> with </w:t>
        </w:r>
        <w:r w:rsidRPr="00267E50">
          <w:rPr>
            <w:rFonts w:ascii="Times New Roman" w:hAnsi="Times New Roman" w:cs="Times New Roman"/>
            <w:i/>
            <w:iCs/>
          </w:rPr>
          <w:t xml:space="preserve">ARNT2 </w:t>
        </w:r>
        <w:r w:rsidRPr="00267E50">
          <w:rPr>
            <w:rFonts w:ascii="Times New Roman" w:hAnsi="Times New Roman" w:cs="Times New Roman"/>
          </w:rPr>
          <w:t xml:space="preserve">and </w:t>
        </w:r>
        <w:r w:rsidRPr="00267E50">
          <w:rPr>
            <w:rFonts w:ascii="Times New Roman" w:hAnsi="Times New Roman" w:cs="Times New Roman"/>
            <w:i/>
            <w:iCs/>
          </w:rPr>
          <w:t>MAGED1</w:t>
        </w:r>
        <w:r w:rsidRPr="00267E50">
          <w:rPr>
            <w:rFonts w:ascii="Times New Roman" w:hAnsi="Times New Roman" w:cs="Times New Roman"/>
          </w:rPr>
          <w:t xml:space="preserve">. </w:t>
        </w:r>
        <w:r w:rsidRPr="00267E50">
          <w:rPr>
            <w:rFonts w:ascii="Times New Roman" w:hAnsi="Times New Roman" w:cs="Times New Roman"/>
            <w:i/>
            <w:iCs/>
          </w:rPr>
          <w:t>SIM2</w:t>
        </w:r>
        <w:r w:rsidRPr="00267E50">
          <w:rPr>
            <w:rFonts w:ascii="Times New Roman" w:hAnsi="Times New Roman" w:cs="Times New Roman"/>
          </w:rPr>
          <w:t xml:space="preserve"> demonstrates a complex, context-dependent role in cancer, influenced by both genetic predisposition and tumor type. Polymorphisms in </w:t>
        </w:r>
        <w:r w:rsidRPr="00267E50">
          <w:rPr>
            <w:rFonts w:ascii="Times New Roman" w:hAnsi="Times New Roman" w:cs="Times New Roman"/>
            <w:i/>
            <w:iCs/>
            <w:rPrChange w:id="548" w:author="Aftab Alam" w:date="2025-09-15T13:35:00Z" w16du:dateUtc="2025-09-15T09:35:00Z">
              <w:rPr>
                <w:rFonts w:ascii="Times New Roman" w:hAnsi="Times New Roman" w:cs="Times New Roman"/>
              </w:rPr>
            </w:rPrChange>
          </w:rPr>
          <w:t>SIM2</w:t>
        </w:r>
        <w:r w:rsidRPr="00267E50">
          <w:rPr>
            <w:rFonts w:ascii="Times New Roman" w:hAnsi="Times New Roman" w:cs="Times New Roman"/>
          </w:rPr>
          <w:t xml:space="preserve"> are linked to tumor incidence in patients with Hirschsprung disease </w:t>
        </w:r>
        <w:r w:rsidRPr="00267E50">
          <w:rPr>
            <w:rFonts w:ascii="Times New Roman" w:hAnsi="Times New Roman" w:cs="Times New Roman"/>
          </w:rPr>
          <w:fldChar w:fldCharType="begin"/>
        </w:r>
      </w:ins>
      <w:r w:rsidRPr="00267E50">
        <w:rPr>
          <w:rFonts w:ascii="Times New Roman" w:hAnsi="Times New Roman" w:cs="Times New Roman"/>
        </w:rPr>
        <w:instrText xml:space="preserve"> ADDIN ZOTERO_ITEM CSL_CITATION {"citationID":"arur7vepev","properties":{"formattedCitation":"[35]","plainCitation":"[35]","noteIndex":0},"citationItems":[{"id":1995,"uris":["http://zotero.org/users/2485577/items/Y6ZT494J"],"itemData":{"id":1995,"type":"article-journal","abstract":"Abstract\n            \n              Background\n              Proper expression and functioning of transcription factors (TFs) are essential for regulation of different traits and thus could be crucial for the development of complex diseases. Subjects with Down syndrome (DS) have a higher incidence of acute lymphoblastic leukemia (ALL) while solid tumors, like breast cancer (BC) and oral cancer (OC), show rare incidences. Triplication of the human chromosome 21 in DS is associated with altered genetic dosage of different TFs. V-ets erythroblastosis virus E26 oncogene homolog 2 (ETS2) and Single Minded 2 (SIM2) are two such TFs that regulate several downstream genes involved in developmental and neurological pathways. Here we studied functional genetic polymorphisms (fSNP) in ETS2 and SIM2 encoding genes in a group of patients and control subjects to better understand association of these variants with DS phenotypes.\n            \n            \n              Methods\n              \n                We employed an\n                in silico\n                approach to identify potential target pathways of ETS2 and SIM2. fSNPs in genes encoding for these two TFs were identified using available databases. Selected sites were genotyped in individuals with DS, their parents, ALL, BC, OC as well as ethnically matched control individuals. We further analyzed these data by population-based statistical methods.\n              \n            \n            \n              Results\n              Allelic/genotypic association analysis showed significant (P &lt; 0.03) differences of rs2070530, rs1051476, rs11254, rs711 for DS subjects compared to control. rs711 also exhibited significantly different genotypic distribution pattern in parents of DS probands (P &lt; 0.02) and BC patients (P &lt; 0.02). Interaction analysis revealed independent main effect of rs711 in all the groups, while rs11254 exhibited independent main effect in DS subjects only. High entropy values were noticed for rs461155 in the solid tumor groups. Significant interactive effects of rs2070531 with rs1051475, rs1051476, rs11254 were observed in all the groups except DS.\n            \n            \n              Conclusions\n              We infer from the present investigation that the difference in frequencies of fSNPs and their independent as well as interactive effects may be the cause for altered expression of SIM2 and ETS2 in DS and malignant groups, which affects different downstream biological pathways. Thus, altered expression of SIM2 and ETS2 could be one of the reasons for variable occurrence of different malignant conditions in DS.","container-title":"BMC Medical Genetics","DOI":"10.1186/1471-2350-14-12","ISSN":"1471-2350","issue":"1","journalAbbreviation":"BMC Med Genet","language":"en","page":"12","source":"DOI.org (Crossref)","title":"Potential contribution of SIM2 and ETS2 functional polymorphisms in Down syndrome associated malignancies","volume":"14","author":[{"family":"Chatterjee","given":"Arpita"},{"family":"Dutta","given":"Samikshan"},{"family":"Mukherjee","given":"Sanjit"},{"family":"Mukherjee","given":"Nupur"},{"family":"Dutta","given":"Avirup"},{"family":"Mukherjee","given":"Ashis"},{"family":"Sinha","given":"Swagata"},{"family":"Panda","given":"Chinmay Kumar"},{"family":"Chaudhuri","given":"Keya"},{"family":"Roy","given":"Ananda L"},{"family":"Mukhopadhyay","given":"Kanchan"}],"issued":{"date-parts":[["2013",12]]}}}],"schema":"https://github.com/citation-style-language/schema/raw/master/csl-citation.json"} </w:instrText>
      </w:r>
      <w:ins w:id="549" w:author="Aftab Alam" w:date="2025-09-15T13:34:00Z" w16du:dateUtc="2025-09-15T09:34:00Z">
        <w:r w:rsidRPr="00267E50">
          <w:rPr>
            <w:rFonts w:ascii="Times New Roman" w:hAnsi="Times New Roman" w:cs="Times New Roman"/>
          </w:rPr>
          <w:fldChar w:fldCharType="separate"/>
        </w:r>
      </w:ins>
      <w:r w:rsidRPr="00267E50">
        <w:rPr>
          <w:rFonts w:ascii="Times New Roman" w:hAnsi="Times New Roman" w:cs="Times New Roman"/>
        </w:rPr>
        <w:t>[35]</w:t>
      </w:r>
      <w:ins w:id="550" w:author="Aftab Alam" w:date="2025-09-15T13:34:00Z" w16du:dateUtc="2025-09-15T09:34:00Z">
        <w:r w:rsidRPr="00267E50">
          <w:rPr>
            <w:rFonts w:ascii="Times New Roman" w:hAnsi="Times New Roman" w:cs="Times New Roman"/>
          </w:rPr>
          <w:fldChar w:fldCharType="end"/>
        </w:r>
        <w:r w:rsidRPr="00267E50">
          <w:rPr>
            <w:rFonts w:ascii="Times New Roman" w:hAnsi="Times New Roman" w:cs="Times New Roman"/>
          </w:rPr>
          <w:t xml:space="preserve">, while its association with </w:t>
        </w:r>
        <w:r w:rsidRPr="00267E50">
          <w:rPr>
            <w:rFonts w:ascii="Times New Roman" w:hAnsi="Times New Roman" w:cs="Times New Roman"/>
            <w:i/>
            <w:iCs/>
            <w:rPrChange w:id="551" w:author="Aftab Alam" w:date="2025-09-15T13:35:00Z" w16du:dateUtc="2025-09-15T09:35:00Z">
              <w:rPr>
                <w:rFonts w:ascii="Times New Roman" w:hAnsi="Times New Roman" w:cs="Times New Roman"/>
              </w:rPr>
            </w:rPrChange>
          </w:rPr>
          <w:t>ARNT2</w:t>
        </w:r>
        <w:r w:rsidRPr="00267E50">
          <w:rPr>
            <w:rFonts w:ascii="Times New Roman" w:hAnsi="Times New Roman" w:cs="Times New Roman"/>
          </w:rPr>
          <w:t xml:space="preserve"> implicates it in tumor progression and angiogenesis; notably, high </w:t>
        </w:r>
        <w:r w:rsidRPr="00267E50">
          <w:rPr>
            <w:rFonts w:ascii="Times New Roman" w:hAnsi="Times New Roman" w:cs="Times New Roman"/>
            <w:i/>
            <w:iCs/>
            <w:rPrChange w:id="552" w:author="Aftab Alam" w:date="2025-09-15T13:35:00Z" w16du:dateUtc="2025-09-15T09:35:00Z">
              <w:rPr>
                <w:rFonts w:ascii="Times New Roman" w:hAnsi="Times New Roman" w:cs="Times New Roman"/>
              </w:rPr>
            </w:rPrChange>
          </w:rPr>
          <w:t>SIM2</w:t>
        </w:r>
        <w:r w:rsidRPr="00267E50">
          <w:rPr>
            <w:rFonts w:ascii="Times New Roman" w:hAnsi="Times New Roman" w:cs="Times New Roman"/>
          </w:rPr>
          <w:t xml:space="preserve"> expression correlates with poor prognosis in endometrial carcinoma </w:t>
        </w:r>
        <w:r w:rsidRPr="00267E50">
          <w:rPr>
            <w:rFonts w:ascii="Times New Roman" w:hAnsi="Times New Roman" w:cs="Times New Roman"/>
          </w:rPr>
          <w:fldChar w:fldCharType="begin"/>
        </w:r>
      </w:ins>
      <w:r w:rsidRPr="00267E50">
        <w:rPr>
          <w:rFonts w:ascii="Times New Roman" w:hAnsi="Times New Roman" w:cs="Times New Roman"/>
        </w:rPr>
        <w:instrText xml:space="preserve"> ADDIN ZOTERO_ITEM CSL_CITATION {"citationID":"a1n9m7hc8f","properties":{"formattedCitation":"[36]","plainCitation":"[36]","noteIndex":0},"citationItems":[{"id":1997,"uris":["http://zotero.org/users/2485577/items/WZGZE9FS"],"itemData":{"id":1997,"type":"article-journal","container-title":"BMC Cancer","DOI":"10.1186/s12885-025-14077-0","ISSN":"1471-2407","issue":"1","journalAbbreviation":"BMC Cancer","language":"en","page":"666","source":"DOI.org (Crossref)","title":"SIM2, associated with clinicopathologic features, promotes the malignant biological behaviors of endometrial carcinoma cells","volume":"25","author":[{"family":"Nie","given":"Hua"},{"family":"Chen","given":"Yu"}],"issued":{"date-parts":[["2025",4,11]]}}}],"schema":"https://github.com/citation-style-language/schema/raw/master/csl-citation.json"} </w:instrText>
      </w:r>
      <w:ins w:id="553" w:author="Aftab Alam" w:date="2025-09-15T13:34:00Z" w16du:dateUtc="2025-09-15T09:34:00Z">
        <w:r w:rsidRPr="00267E50">
          <w:rPr>
            <w:rFonts w:ascii="Times New Roman" w:hAnsi="Times New Roman" w:cs="Times New Roman"/>
          </w:rPr>
          <w:fldChar w:fldCharType="separate"/>
        </w:r>
      </w:ins>
      <w:r w:rsidRPr="00267E50">
        <w:rPr>
          <w:rFonts w:ascii="Times New Roman" w:hAnsi="Times New Roman" w:cs="Times New Roman"/>
        </w:rPr>
        <w:t>[36]</w:t>
      </w:r>
      <w:ins w:id="554" w:author="Aftab Alam" w:date="2025-09-15T13:34:00Z" w16du:dateUtc="2025-09-15T09:34:00Z">
        <w:r w:rsidRPr="00267E50">
          <w:rPr>
            <w:rFonts w:ascii="Times New Roman" w:hAnsi="Times New Roman" w:cs="Times New Roman"/>
          </w:rPr>
          <w:fldChar w:fldCharType="end"/>
        </w:r>
        <w:r w:rsidRPr="00267E50">
          <w:rPr>
            <w:rFonts w:ascii="Times New Roman" w:hAnsi="Times New Roman" w:cs="Times New Roman"/>
          </w:rPr>
          <w:t xml:space="preserve">. Conversely, in breast cancer, </w:t>
        </w:r>
        <w:r w:rsidRPr="00267E50">
          <w:rPr>
            <w:rFonts w:ascii="Times New Roman" w:hAnsi="Times New Roman" w:cs="Times New Roman"/>
            <w:i/>
            <w:iCs/>
            <w:rPrChange w:id="555" w:author="Aftab Alam" w:date="2025-09-15T13:35:00Z" w16du:dateUtc="2025-09-15T09:35:00Z">
              <w:rPr>
                <w:rFonts w:ascii="Times New Roman" w:hAnsi="Times New Roman" w:cs="Times New Roman"/>
              </w:rPr>
            </w:rPrChange>
          </w:rPr>
          <w:t>SIM2</w:t>
        </w:r>
        <w:r w:rsidRPr="00267E50">
          <w:rPr>
            <w:rFonts w:ascii="Times New Roman" w:hAnsi="Times New Roman" w:cs="Times New Roman"/>
          </w:rPr>
          <w:t xml:space="preserve"> appears to function as a tumor suppressor by inhibiting EMT and impeding tumor invasion </w:t>
        </w:r>
        <w:r w:rsidRPr="00267E50">
          <w:rPr>
            <w:rFonts w:ascii="Times New Roman" w:hAnsi="Times New Roman" w:cs="Times New Roman"/>
          </w:rPr>
          <w:fldChar w:fldCharType="begin"/>
        </w:r>
      </w:ins>
      <w:r w:rsidRPr="00267E50">
        <w:rPr>
          <w:rFonts w:ascii="Times New Roman" w:hAnsi="Times New Roman" w:cs="Times New Roman"/>
        </w:rPr>
        <w:instrText xml:space="preserve"> ADDIN ZOTERO_ITEM CSL_CITATION {"citationID":"a2nb02be5po","properties":{"formattedCitation":"[37]","plainCitation":"[37]","noteIndex":0},"citationItems":[{"id":1999,"uris":["http://zotero.org/users/2485577/items/CBJXAFTI"],"itemData":{"id":1999,"type":"article-journal","container-title":"Carcinogenesis","DOI":"10.1093/carcin/bgl122","ISSN":"0143-3334, 1460-2180","issue":"2","journalAbbreviation":"Carcinogenesis","language":"en","page":"259-266","source":"DOI.org (Crossref)","title":"Inhibition of breast cancer growth and invasion by single-minded 2s","volume":"28","author":[{"family":"Kwak","given":"H.-I."},{"family":"Gustafson","given":"T."},{"family":"Metz","given":"R. P."},{"family":"Laffin","given":"B."},{"family":"Schedin","given":"P."},{"family":"Porter","given":"W. W."}],"issued":{"date-parts":[["2006",7,8]]}}}],"schema":"https://github.com/citation-style-language/schema/raw/master/csl-citation.json"} </w:instrText>
      </w:r>
      <w:ins w:id="556" w:author="Aftab Alam" w:date="2025-09-15T13:34:00Z" w16du:dateUtc="2025-09-15T09:34:00Z">
        <w:r w:rsidRPr="00267E50">
          <w:rPr>
            <w:rFonts w:ascii="Times New Roman" w:hAnsi="Times New Roman" w:cs="Times New Roman"/>
          </w:rPr>
          <w:fldChar w:fldCharType="separate"/>
        </w:r>
      </w:ins>
      <w:r w:rsidRPr="00267E50">
        <w:rPr>
          <w:rFonts w:ascii="Times New Roman" w:hAnsi="Times New Roman" w:cs="Times New Roman"/>
        </w:rPr>
        <w:t>[37]</w:t>
      </w:r>
      <w:ins w:id="557" w:author="Aftab Alam" w:date="2025-09-15T13:34:00Z" w16du:dateUtc="2025-09-15T09:34:00Z">
        <w:r w:rsidRPr="00267E50">
          <w:rPr>
            <w:rFonts w:ascii="Times New Roman" w:hAnsi="Times New Roman" w:cs="Times New Roman"/>
          </w:rPr>
          <w:fldChar w:fldCharType="end"/>
        </w:r>
        <w:r w:rsidRPr="00267E50">
          <w:rPr>
            <w:rFonts w:ascii="Times New Roman" w:hAnsi="Times New Roman" w:cs="Times New Roman"/>
          </w:rPr>
          <w:t xml:space="preserve">. A recent study further highlights the noncanonical tumor-suppressive role of </w:t>
        </w:r>
        <w:r w:rsidRPr="00267E50">
          <w:rPr>
            <w:rFonts w:ascii="Times New Roman" w:hAnsi="Times New Roman" w:cs="Times New Roman"/>
            <w:i/>
            <w:iCs/>
          </w:rPr>
          <w:t>SIM2</w:t>
        </w:r>
        <w:r w:rsidRPr="00267E50">
          <w:rPr>
            <w:rFonts w:ascii="Times New Roman" w:hAnsi="Times New Roman" w:cs="Times New Roman"/>
          </w:rPr>
          <w:t xml:space="preserve">, showing that it promotes mitochondrial oxidative phosphorylation, while its knockdown shifts energy production toward glycolysis, increases ATP levels, and ultimately enhances cell proliferation </w:t>
        </w:r>
        <w:r w:rsidRPr="00267E50">
          <w:rPr>
            <w:rFonts w:ascii="Times New Roman" w:hAnsi="Times New Roman" w:cs="Times New Roman"/>
          </w:rPr>
          <w:fldChar w:fldCharType="begin"/>
        </w:r>
      </w:ins>
      <w:r w:rsidRPr="00267E50">
        <w:rPr>
          <w:rFonts w:ascii="Times New Roman" w:hAnsi="Times New Roman" w:cs="Times New Roman"/>
        </w:rPr>
        <w:instrText xml:space="preserve"> ADDIN ZOTERO_ITEM CSL_CITATION {"citationID":"a2i0i5aq24m","properties":{"formattedCitation":"[38]","plainCitation":"[38]","noteIndex":0},"citationItems":[{"id":2001,"uris":["http://zotero.org/users/2485577/items/RUVGRY9K"],"itemData":{"id":2001,"type":"article-journal","abstract":"Abstract\n            \n              Dysregulation of cellular metabolism is a hallmark of breast cancer progression and is associated with metastasis and therapeutic resistance. Here, we show that the breast tumor suppressor gene\n              SIM2\n              promotes mitochondrial oxidative phosphorylation (OXPHOS) using breast cancer cell line models. Mechanistically, we found that SIM2s functions not as a transcription factor but localizes to mitochondria and directly interacts with the mitochondrial respiratory chain (MRC) to facilitate functional supercomplex (SC) formation. Loss of\n              SIM2s\n              expression disrupts SC formation through destabilization of MRC Complex III, leading to inhibition of electron transport, although Complex I (CI) activity is retained. A metabolomic analysis showed that knockout of\n              SIM2s\n              leads to a compensatory increase in ATP production through glycolysis and accelerated glutamine-driven TCA cycle production of NADH, creating a favorable environment for high cell proliferation. Our findings indicate that SIM2s is a novel stabilizing factor required for SC assembly, providing insight into the impact of the MRC on metabolic adaptation and breast cancer progression.","container-title":"Experimental &amp; Molecular Medicine","DOI":"10.1038/s12276-023-00996-0","ISSN":"2092-6413","issue":"5","journalAbbreviation":"Exp Mol Med","language":"en","page":"1046-1063","source":"DOI.org (Crossref)","title":"Noncanonical role of singleminded-2s in mitochondrial respiratory chain formation in breast cancer","volume":"55","author":[{"family":"Wall","given":"Steven W."},{"family":"Sanchez","given":"Lilia"},{"family":"Tuttle","given":"Kelly Scribner"},{"family":"Pearson","given":"Scott J."},{"family":"Soma","given":"Shivatheja"},{"family":"Wyatt","given":"Garhett L."},{"family":"Carter","given":"Hannah N."},{"family":"Jenschke","given":"Ramsey M."},{"family":"Tan","given":"Lin"},{"family":"Martinez","given":"Sara A."},{"family":"Lorenzi","given":"Philip L."},{"family":"Gohil","given":"Vishal M."},{"family":"Rijnkels","given":"Monique"},{"family":"Porter","given":"Weston W."}],"issued":{"date-parts":[["2023",5,1]]}}}],"schema":"https://github.com/citation-style-language/schema/raw/master/csl-citation.json"} </w:instrText>
      </w:r>
      <w:ins w:id="558" w:author="Aftab Alam" w:date="2025-09-15T13:34:00Z" w16du:dateUtc="2025-09-15T09:34:00Z">
        <w:r w:rsidRPr="00267E50">
          <w:rPr>
            <w:rFonts w:ascii="Times New Roman" w:hAnsi="Times New Roman" w:cs="Times New Roman"/>
          </w:rPr>
          <w:fldChar w:fldCharType="separate"/>
        </w:r>
      </w:ins>
      <w:r w:rsidRPr="00267E50">
        <w:rPr>
          <w:rFonts w:ascii="Times New Roman" w:hAnsi="Times New Roman" w:cs="Times New Roman"/>
        </w:rPr>
        <w:t>[38]</w:t>
      </w:r>
      <w:ins w:id="559" w:author="Aftab Alam" w:date="2025-09-15T13:34:00Z" w16du:dateUtc="2025-09-15T09:34:00Z">
        <w:r w:rsidRPr="00267E50">
          <w:rPr>
            <w:rFonts w:ascii="Times New Roman" w:hAnsi="Times New Roman" w:cs="Times New Roman"/>
          </w:rPr>
          <w:fldChar w:fldCharType="end"/>
        </w:r>
        <w:r w:rsidRPr="00267E50">
          <w:rPr>
            <w:rFonts w:ascii="Times New Roman" w:hAnsi="Times New Roman" w:cs="Times New Roman"/>
          </w:rPr>
          <w:t xml:space="preserve">. The collective function of this small cluster suggests that </w:t>
        </w:r>
        <w:r w:rsidRPr="00267E50">
          <w:rPr>
            <w:rFonts w:ascii="Times New Roman" w:hAnsi="Times New Roman" w:cs="Times New Roman"/>
            <w:i/>
            <w:iCs/>
            <w:rPrChange w:id="560" w:author="Aftab Alam" w:date="2025-09-15T13:35:00Z" w16du:dateUtc="2025-09-15T09:35:00Z">
              <w:rPr>
                <w:rFonts w:ascii="Times New Roman" w:hAnsi="Times New Roman" w:cs="Times New Roman"/>
              </w:rPr>
            </w:rPrChange>
          </w:rPr>
          <w:t>SIM2</w:t>
        </w:r>
        <w:r w:rsidRPr="00267E50">
          <w:rPr>
            <w:rFonts w:ascii="Times New Roman" w:hAnsi="Times New Roman" w:cs="Times New Roman"/>
          </w:rPr>
          <w:t xml:space="preserve"> serves as a critical metabolic and phenotypic switch, whose oncogenic or tumor-suppressive impact is determined by tissue context, potentially through its interplay with its partner genes, making it a unique context-dependent modulator of cancer progression.</w:t>
        </w:r>
      </w:ins>
      <w:ins w:id="561" w:author="Aftab Alam" w:date="2025-09-15T13:51:00Z" w16du:dateUtc="2025-09-15T09:51:00Z">
        <w:r w:rsidRPr="00267E50">
          <w:rPr>
            <w:rFonts w:ascii="Times New Roman" w:hAnsi="Times New Roman" w:cs="Times New Roman"/>
          </w:rPr>
          <w:t xml:space="preserve"> </w:t>
        </w:r>
      </w:ins>
    </w:p>
    <w:p w14:paraId="47635951" w14:textId="50E1468C" w:rsidR="00857144" w:rsidRPr="00267E50" w:rsidRDefault="00857144">
      <w:pPr>
        <w:spacing w:line="360" w:lineRule="auto"/>
        <w:ind w:left="426"/>
        <w:jc w:val="both"/>
        <w:rPr>
          <w:ins w:id="562" w:author="Aftab Alam" w:date="2025-09-15T13:51:00Z" w16du:dateUtc="2025-09-15T09:51:00Z"/>
          <w:rFonts w:ascii="Times New Roman" w:hAnsi="Times New Roman" w:cs="Times New Roman"/>
        </w:rPr>
        <w:pPrChange w:id="563" w:author="Aftab Alam" w:date="2025-09-15T14:08:00Z" w16du:dateUtc="2025-09-15T10:08:00Z">
          <w:pPr>
            <w:spacing w:line="240" w:lineRule="auto"/>
            <w:jc w:val="both"/>
          </w:pPr>
        </w:pPrChange>
      </w:pPr>
      <w:ins w:id="564" w:author="Aftab Alam" w:date="2025-09-15T14:08:00Z" w16du:dateUtc="2025-09-15T10:08:00Z">
        <w:r w:rsidRPr="00267E50">
          <w:rPr>
            <w:rFonts w:ascii="Times New Roman" w:hAnsi="Times New Roman" w:cs="Times New Roman"/>
            <w:b/>
            <w:bCs/>
            <w:u w:val="single"/>
          </w:rPr>
          <w:t>C</w:t>
        </w:r>
      </w:ins>
      <w:ins w:id="565" w:author="Aftab Alam" w:date="2025-09-15T13:45:00Z" w16du:dateUtc="2025-09-15T09:45:00Z">
        <w:r w:rsidRPr="00267E50">
          <w:rPr>
            <w:rFonts w:ascii="Times New Roman" w:hAnsi="Times New Roman" w:cs="Times New Roman"/>
            <w:b/>
            <w:bCs/>
            <w:u w:val="single"/>
            <w:rPrChange w:id="566" w:author="Aftab Alam" w:date="2025-09-15T13:51:00Z" w16du:dateUtc="2025-09-15T09:51:00Z">
              <w:rPr/>
            </w:rPrChange>
          </w:rPr>
          <w:t>luster-11</w:t>
        </w:r>
        <w:r w:rsidRPr="00267E50">
          <w:rPr>
            <w:rFonts w:ascii="Times New Roman" w:hAnsi="Times New Roman" w:cs="Times New Roman"/>
            <w:rPrChange w:id="567" w:author="Aftab Alam" w:date="2025-09-15T13:47:00Z" w16du:dateUtc="2025-09-15T09:47:00Z">
              <w:rPr/>
            </w:rPrChange>
          </w:rPr>
          <w:t xml:space="preserve"> </w:t>
        </w:r>
      </w:ins>
      <w:ins w:id="568" w:author="Aftab Alam" w:date="2025-09-15T13:46:00Z" w16du:dateUtc="2025-09-15T09:46:00Z">
        <w:r w:rsidRPr="00267E50">
          <w:rPr>
            <w:rFonts w:ascii="Times New Roman" w:hAnsi="Times New Roman" w:cs="Times New Roman"/>
          </w:rPr>
          <w:t xml:space="preserve">involves </w:t>
        </w:r>
        <w:r w:rsidRPr="00267E50">
          <w:rPr>
            <w:rFonts w:ascii="Times New Roman" w:hAnsi="Times New Roman" w:cs="Times New Roman"/>
            <w:i/>
            <w:iCs/>
          </w:rPr>
          <w:t xml:space="preserve">PYGM </w:t>
        </w:r>
        <w:r w:rsidRPr="00267E50">
          <w:rPr>
            <w:rFonts w:ascii="Times New Roman" w:hAnsi="Times New Roman" w:cs="Times New Roman"/>
          </w:rPr>
          <w:t>as the hub gene</w:t>
        </w:r>
      </w:ins>
      <w:ins w:id="569" w:author="Aftab Alam" w:date="2025-09-15T13:45:00Z" w16du:dateUtc="2025-09-15T09:45:00Z">
        <w:r w:rsidRPr="00267E50">
          <w:rPr>
            <w:rFonts w:ascii="Times New Roman" w:hAnsi="Times New Roman" w:cs="Times New Roman"/>
            <w:rPrChange w:id="570" w:author="Aftab Alam" w:date="2025-09-15T13:47:00Z" w16du:dateUtc="2025-09-15T09:47:00Z">
              <w:rPr/>
            </w:rPrChange>
          </w:rPr>
          <w:t xml:space="preserve">, which interacts with </w:t>
        </w:r>
        <w:r w:rsidRPr="00267E50">
          <w:rPr>
            <w:rFonts w:ascii="Times New Roman" w:hAnsi="Times New Roman" w:cs="Times New Roman"/>
            <w:i/>
            <w:iCs/>
            <w:rPrChange w:id="571" w:author="Aftab Alam" w:date="2025-09-15T13:47:00Z" w16du:dateUtc="2025-09-15T09:47:00Z">
              <w:rPr>
                <w:b/>
                <w:bCs/>
              </w:rPr>
            </w:rPrChange>
          </w:rPr>
          <w:t>PYGB</w:t>
        </w:r>
        <w:r w:rsidRPr="00267E50">
          <w:rPr>
            <w:rFonts w:ascii="Times New Roman" w:hAnsi="Times New Roman" w:cs="Times New Roman"/>
            <w:rPrChange w:id="572" w:author="Aftab Alam" w:date="2025-09-15T13:47:00Z" w16du:dateUtc="2025-09-15T09:47:00Z">
              <w:rPr/>
            </w:rPrChange>
          </w:rPr>
          <w:t xml:space="preserve"> and </w:t>
        </w:r>
        <w:r w:rsidRPr="00267E50">
          <w:rPr>
            <w:rFonts w:ascii="Times New Roman" w:hAnsi="Times New Roman" w:cs="Times New Roman"/>
            <w:i/>
            <w:iCs/>
            <w:rPrChange w:id="573" w:author="Aftab Alam" w:date="2025-09-15T13:47:00Z" w16du:dateUtc="2025-09-15T09:47:00Z">
              <w:rPr>
                <w:b/>
                <w:bCs/>
              </w:rPr>
            </w:rPrChange>
          </w:rPr>
          <w:t>PPP1R3B</w:t>
        </w:r>
        <w:r w:rsidRPr="00267E50">
          <w:rPr>
            <w:rFonts w:ascii="Times New Roman" w:hAnsi="Times New Roman" w:cs="Times New Roman"/>
            <w:rPrChange w:id="574" w:author="Aftab Alam" w:date="2025-09-15T13:47:00Z" w16du:dateUtc="2025-09-15T09:47:00Z">
              <w:rPr/>
            </w:rPrChange>
          </w:rPr>
          <w:t xml:space="preserve"> to reprogram cancer metabolism through glycogen and insulin pathways </w:t>
        </w:r>
        <w:r w:rsidRPr="00267E50">
          <w:rPr>
            <w:rFonts w:ascii="Times New Roman" w:hAnsi="Times New Roman" w:cs="Times New Roman"/>
          </w:rPr>
          <w:fldChar w:fldCharType="begin"/>
        </w:r>
      </w:ins>
      <w:r w:rsidRPr="00267E50">
        <w:rPr>
          <w:rFonts w:ascii="Times New Roman" w:hAnsi="Times New Roman" w:cs="Times New Roman"/>
        </w:rPr>
        <w:instrText xml:space="preserve"> ADDIN ZOTERO_ITEM CSL_CITATION {"citationID":"a9u2vue1e4","properties":{"formattedCitation":"[39]","plainCitation":"[39]","noteIndex":0},"citationItems":[{"id":2003,"uris":["http://zotero.org/users/2485577/items/KHZN87MV"],"itemData":{"id":2003,"type":"article-journal","abstract":"Glycogen phosphorylase (PG) is a key enzyme taking part in the first step of glycogenolysis. Muscle glycogen phosphorylase (PYGM) differs from other PG isoforms in expression pattern and biochemical properties. The main role of PYGM is providing sufficient energy for muscle contraction. However, it is expressed in tissues other than muscle, such as the brain, lymphoid tissues, and blood. PYGM is important not only in glycogen metabolism, but also in such diverse processes as the insulin and glucagon signaling pathway, insulin resistance, necroptosis, immune response, and phototransduction. PYGM is implicated in several pathological states, such as muscle glycogen phosphorylase deficiency (McArdle disease), schizophrenia, and cancer. Here we attempt to analyze the available data regarding the protein partners of PYGM to shed light on its possible interactions and functions. We also underline the potential for zebrafish to become a convenient and applicable model to study PYGM functions, especially because of its unique features that can complement data obtained from other approaches.","container-title":"Cells","DOI":"10.3390/cells10040883","ISSN":"2073-4409","issue":"4","journalAbbreviation":"Cells","language":"en","license":"https://creativecommons.org/licenses/by/4.0/","page":"883","source":"DOI.org (Crossref)","title":"Muscle Glycogen Phosphorylase and Its Functional Partners in Health and Disease","volume":"10","author":[{"family":"Migocka-Patrzałek","given":"Marta"},{"family":"Elias","given":"Magdalena"}],"issued":{"date-parts":[["2021",4,13]]}}}],"schema":"https://github.com/citation-style-language/schema/raw/master/csl-citation.json"} </w:instrText>
      </w:r>
      <w:ins w:id="575" w:author="Aftab Alam" w:date="2025-09-15T13:45:00Z" w16du:dateUtc="2025-09-15T09:45:00Z">
        <w:r w:rsidRPr="00267E50">
          <w:rPr>
            <w:rFonts w:ascii="Times New Roman" w:hAnsi="Times New Roman" w:cs="Times New Roman"/>
          </w:rPr>
          <w:fldChar w:fldCharType="separate"/>
        </w:r>
      </w:ins>
      <w:r w:rsidRPr="00267E50">
        <w:rPr>
          <w:rFonts w:ascii="Times New Roman" w:hAnsi="Times New Roman" w:cs="Times New Roman"/>
        </w:rPr>
        <w:t>[39]</w:t>
      </w:r>
      <w:ins w:id="576" w:author="Aftab Alam" w:date="2025-09-15T13:45:00Z" w16du:dateUtc="2025-09-15T09:45:00Z">
        <w:r w:rsidRPr="00267E50">
          <w:rPr>
            <w:rFonts w:ascii="Times New Roman" w:hAnsi="Times New Roman" w:cs="Times New Roman"/>
          </w:rPr>
          <w:fldChar w:fldCharType="end"/>
        </w:r>
        <w:r w:rsidRPr="00267E50">
          <w:rPr>
            <w:rFonts w:ascii="Times New Roman" w:hAnsi="Times New Roman" w:cs="Times New Roman"/>
          </w:rPr>
          <w:t xml:space="preserve">. </w:t>
        </w:r>
        <w:r w:rsidRPr="00267E50">
          <w:rPr>
            <w:rFonts w:ascii="Times New Roman" w:hAnsi="Times New Roman" w:cs="Times New Roman"/>
            <w:rPrChange w:id="577" w:author="Aftab Alam" w:date="2025-09-15T13:47:00Z" w16du:dateUtc="2025-09-15T09:47:00Z">
              <w:rPr/>
            </w:rPrChange>
          </w:rPr>
          <w:t xml:space="preserve">Overexpression of </w:t>
        </w:r>
        <w:r w:rsidRPr="00267E50">
          <w:rPr>
            <w:rFonts w:ascii="Times New Roman" w:hAnsi="Times New Roman" w:cs="Times New Roman"/>
            <w:i/>
            <w:iCs/>
            <w:rPrChange w:id="578" w:author="Aftab Alam" w:date="2025-09-15T13:47:00Z" w16du:dateUtc="2025-09-15T09:47:00Z">
              <w:rPr>
                <w:b/>
                <w:bCs/>
              </w:rPr>
            </w:rPrChange>
          </w:rPr>
          <w:t>PYGM</w:t>
        </w:r>
        <w:r w:rsidRPr="00267E50">
          <w:rPr>
            <w:rFonts w:ascii="Times New Roman" w:hAnsi="Times New Roman" w:cs="Times New Roman"/>
            <w:rPrChange w:id="579" w:author="Aftab Alam" w:date="2025-09-15T13:47:00Z" w16du:dateUtc="2025-09-15T09:47:00Z">
              <w:rPr/>
            </w:rPrChange>
          </w:rPr>
          <w:t xml:space="preserve"> or </w:t>
        </w:r>
        <w:r w:rsidRPr="00267E50">
          <w:rPr>
            <w:rFonts w:ascii="Times New Roman" w:hAnsi="Times New Roman" w:cs="Times New Roman"/>
            <w:i/>
            <w:iCs/>
            <w:rPrChange w:id="580" w:author="Aftab Alam" w:date="2025-09-15T13:47:00Z" w16du:dateUtc="2025-09-15T09:47:00Z">
              <w:rPr>
                <w:b/>
                <w:bCs/>
              </w:rPr>
            </w:rPrChange>
          </w:rPr>
          <w:t>PYGB</w:t>
        </w:r>
        <w:r w:rsidRPr="00267E50">
          <w:rPr>
            <w:rFonts w:ascii="Times New Roman" w:hAnsi="Times New Roman" w:cs="Times New Roman"/>
            <w:rPrChange w:id="581" w:author="Aftab Alam" w:date="2025-09-15T13:47:00Z" w16du:dateUtc="2025-09-15T09:47:00Z">
              <w:rPr/>
            </w:rPrChange>
          </w:rPr>
          <w:t xml:space="preserve"> has been reported in colorectal and pancreatic cancers </w:t>
        </w:r>
        <w:r w:rsidRPr="00267E50">
          <w:rPr>
            <w:rFonts w:ascii="Times New Roman" w:hAnsi="Times New Roman" w:cs="Times New Roman"/>
          </w:rPr>
          <w:fldChar w:fldCharType="begin"/>
        </w:r>
      </w:ins>
      <w:r w:rsidRPr="00267E50">
        <w:rPr>
          <w:rFonts w:ascii="Times New Roman" w:hAnsi="Times New Roman" w:cs="Times New Roman"/>
        </w:rPr>
        <w:instrText xml:space="preserve"> ADDIN ZOTERO_ITEM CSL_CITATION {"citationID":"a3lr381j9i","properties":{"formattedCitation":"[40]","plainCitation":"[40]","noteIndex":0},"citationItems":[{"id":2005,"uris":["http://zotero.org/users/2485577/items/MWIWPATL"],"itemData":{"id":2005,"type":"article-journal","container-title":"Front. Immunol.","DOI":"doi: 10.3389/fimmu.2025.1639303","journalAbbreviation":"Front. Immunol.","title":"Machine learning identifies PYGM as a macrophage polarization-linked metabolic biomarker in rectal cancer prognosis","URL":"https://www.frontiersin.org/journals/immunology/articles/10.3389/fimmu.2025.1639303/abstract","volume":"16","author":[{"family":"Xu","given":"Chengyuan"},{"family":"Zhang","given":"Siqi"},{"family":"Sun","given":"Bin"},{"family":"Yu","given":"Zicheng"},{"family":"Liu*","given":"Hailong"}],"issued":{"date-parts":[["2025"]]}}}],"schema":"https://github.com/citation-style-language/schema/raw/master/csl-citation.json"} </w:instrText>
      </w:r>
      <w:ins w:id="582" w:author="Aftab Alam" w:date="2025-09-15T13:45:00Z" w16du:dateUtc="2025-09-15T09:45:00Z">
        <w:r w:rsidRPr="00267E50">
          <w:rPr>
            <w:rFonts w:ascii="Times New Roman" w:hAnsi="Times New Roman" w:cs="Times New Roman"/>
          </w:rPr>
          <w:fldChar w:fldCharType="separate"/>
        </w:r>
      </w:ins>
      <w:r w:rsidRPr="00267E50">
        <w:rPr>
          <w:rFonts w:ascii="Times New Roman" w:hAnsi="Times New Roman" w:cs="Times New Roman"/>
        </w:rPr>
        <w:t>[40]</w:t>
      </w:r>
      <w:ins w:id="583" w:author="Aftab Alam" w:date="2025-09-15T13:45:00Z" w16du:dateUtc="2025-09-15T09:45:00Z">
        <w:r w:rsidRPr="00267E50">
          <w:rPr>
            <w:rFonts w:ascii="Times New Roman" w:hAnsi="Times New Roman" w:cs="Times New Roman"/>
          </w:rPr>
          <w:fldChar w:fldCharType="end"/>
        </w:r>
        <w:r w:rsidRPr="00267E50">
          <w:rPr>
            <w:rFonts w:ascii="Times New Roman" w:hAnsi="Times New Roman" w:cs="Times New Roman"/>
          </w:rPr>
          <w:t xml:space="preserve">, </w:t>
        </w:r>
        <w:r w:rsidRPr="00267E50">
          <w:rPr>
            <w:rFonts w:ascii="Times New Roman" w:hAnsi="Times New Roman" w:cs="Times New Roman"/>
            <w:rPrChange w:id="584" w:author="Aftab Alam" w:date="2025-09-15T13:47:00Z" w16du:dateUtc="2025-09-15T09:47:00Z">
              <w:rPr/>
            </w:rPrChange>
          </w:rPr>
          <w:t xml:space="preserve">while </w:t>
        </w:r>
        <w:r w:rsidRPr="00267E50">
          <w:rPr>
            <w:rFonts w:ascii="Times New Roman" w:hAnsi="Times New Roman" w:cs="Times New Roman"/>
            <w:i/>
            <w:iCs/>
            <w:rPrChange w:id="585" w:author="Aftab Alam" w:date="2025-09-15T13:47:00Z" w16du:dateUtc="2025-09-15T09:47:00Z">
              <w:rPr>
                <w:b/>
                <w:bCs/>
              </w:rPr>
            </w:rPrChange>
          </w:rPr>
          <w:t>PPP1R3B</w:t>
        </w:r>
        <w:r w:rsidRPr="00267E50">
          <w:rPr>
            <w:rFonts w:ascii="Times New Roman" w:hAnsi="Times New Roman" w:cs="Times New Roman"/>
            <w:rPrChange w:id="586" w:author="Aftab Alam" w:date="2025-09-15T13:47:00Z" w16du:dateUtc="2025-09-15T09:47:00Z">
              <w:rPr/>
            </w:rPrChange>
          </w:rPr>
          <w:t xml:space="preserve"> serves as a prognostic marker in stomach adenocarcinoma </w:t>
        </w:r>
        <w:r w:rsidRPr="00267E50">
          <w:rPr>
            <w:rFonts w:ascii="Times New Roman" w:hAnsi="Times New Roman" w:cs="Times New Roman"/>
          </w:rPr>
          <w:fldChar w:fldCharType="begin"/>
        </w:r>
      </w:ins>
      <w:r w:rsidRPr="00267E50">
        <w:rPr>
          <w:rFonts w:ascii="Times New Roman" w:hAnsi="Times New Roman" w:cs="Times New Roman"/>
        </w:rPr>
        <w:instrText xml:space="preserve"> ADDIN ZOTERO_ITEM CSL_CITATION {"citationID":"8Pa91N4h","properties":{"formattedCitation":"[41]","plainCitation":"[41]","noteIndex":0},"citationItems":[{"id":1032,"uris":["http://zotero.org/users/2485577/items/PMNVD3LL"],"itemData":{"id":1032,"type":"article-journal","abstract":"PURPOSE: This study aimed to determine the potential application of the protein phosphatase 1 regulatory subunit 3 (PPP1R3B) gene as a prognostic marker in stomach adenocarcinoma (STAD), as well as its potential mediating biological processes and pathways.\nMATERIALS AND METHODS: Differential expression analyses were performed using the TIMER2.0 and UALCAN databases. Complete RNA-seq data and other relevant clinical and survival data were acquired from The Cancer Genome Atlas (TCGA). Univariate survival analyses, Cox regression modelling, and Kaplan-Meier curves were implemented to investigate the associations between PPP1R3B gene expression and clinical pathologic features. A genome wide gene set enrichment analysis (GSEA) was conducted to define the underlying molecular mechanisms mediating the observed associations between the PPP1R3B gene and STAD development.\nRESULTS: We found that PPP1R3B was overexpressed in STAD tissues, and that higher PPP1R3B expression correlated with worse prognoses in patients with STAD. Comprehensive survival analyses suggested that PPP1R3B might be an independent predictive factor for survival time in patients with STAD. The prognostic relationship between PPP1R3B and STAD was also verified using Kaplan-Meier curves. Patients with higher PPP1R3B levels had a shorter clinical survival time on average. Additionally, a GSEA demonstrated that PPP1R3B might be involved in multiple biological processes and pathways.\nCONCLUSION: Our findings demonstrate that the PPP1R3B gene has utility as a potential molecular marker for STAD prognoses.","container-title":"International Journal of General Medicine","DOI":"10.2147/IJGM.S345978","ISSN":"1178-7074","journalAbbreviation":"Int J Gen Med","language":"eng","note":"PMID: 35153505\nPMCID: PMC8824296","page":"1131-1146","source":"PubMed","title":"Protein Phosphatase 1 Regulatory Subunit 3: A Prognostic Biomarker in Stomach Adenocarcinoma","title-short":"Protein Phosphatase 1 Regulatory Subunit 3","volume":"15","author":[{"family":"Zhu","given":"Ya-Zhen"},{"family":"Liao","given":"Xi-Wen"},{"family":"Yin","given":"Wu"},{"family":"Wei","given":"Hai-Ming"}],"issued":{"date-parts":[["2022"]]}}}],"schema":"https://github.com/citation-style-language/schema/raw/master/csl-citation.json"} </w:instrText>
      </w:r>
      <w:ins w:id="587" w:author="Aftab Alam" w:date="2025-09-15T13:45:00Z" w16du:dateUtc="2025-09-15T09:45:00Z">
        <w:r w:rsidRPr="00267E50">
          <w:rPr>
            <w:rFonts w:ascii="Times New Roman" w:hAnsi="Times New Roman" w:cs="Times New Roman"/>
          </w:rPr>
          <w:fldChar w:fldCharType="separate"/>
        </w:r>
      </w:ins>
      <w:r w:rsidRPr="00267E50">
        <w:rPr>
          <w:rFonts w:ascii="Times New Roman" w:hAnsi="Times New Roman" w:cs="Times New Roman"/>
        </w:rPr>
        <w:t>[41]</w:t>
      </w:r>
      <w:ins w:id="588" w:author="Aftab Alam" w:date="2025-09-15T13:45:00Z" w16du:dateUtc="2025-09-15T09:45:00Z">
        <w:r w:rsidRPr="00267E50">
          <w:rPr>
            <w:rFonts w:ascii="Times New Roman" w:hAnsi="Times New Roman" w:cs="Times New Roman"/>
          </w:rPr>
          <w:fldChar w:fldCharType="end"/>
        </w:r>
        <w:r w:rsidRPr="00267E50">
          <w:rPr>
            <w:rFonts w:ascii="Times New Roman" w:hAnsi="Times New Roman" w:cs="Times New Roman"/>
          </w:rPr>
          <w:t xml:space="preserve">. </w:t>
        </w:r>
        <w:r w:rsidRPr="00267E50">
          <w:rPr>
            <w:rFonts w:ascii="Times New Roman" w:hAnsi="Times New Roman" w:cs="Times New Roman"/>
            <w:rPrChange w:id="589" w:author="Aftab Alam" w:date="2025-09-15T13:47:00Z" w16du:dateUtc="2025-09-15T09:47:00Z">
              <w:rPr/>
            </w:rPrChange>
          </w:rPr>
          <w:t>This cluster represents a metabolic network that supports tumor growth by deregulating energy storage and utilization. Collectively, these genes coordinate the rewiring of energy metabolism, promoting glycogen breakdown and metabolic flexibility to meet the high energetic and biosynthetic demands of proliferating tumor cells in gastrointestinal malignancies.</w:t>
        </w:r>
      </w:ins>
    </w:p>
    <w:p w14:paraId="7646CED9" w14:textId="635788C5" w:rsidR="00267E50" w:rsidRPr="00267E50" w:rsidRDefault="00267E50">
      <w:pPr>
        <w:rPr>
          <w:b/>
          <w:bCs/>
          <w:sz w:val="28"/>
          <w:szCs w:val="28"/>
          <w:u w:val="single"/>
          <w:lang w:val="en-GB"/>
        </w:rPr>
      </w:pPr>
      <w:r w:rsidRPr="00267E50">
        <w:rPr>
          <w:rFonts w:ascii="Times New Roman" w:hAnsi="Times New Roman" w:cs="Times New Roman"/>
          <w:b/>
          <w:bCs/>
          <w:sz w:val="28"/>
          <w:szCs w:val="28"/>
          <w:u w:val="single"/>
        </w:rPr>
        <w:t>I</w:t>
      </w:r>
      <w:r w:rsidRPr="00267E50">
        <w:rPr>
          <w:rFonts w:ascii="Times New Roman" w:hAnsi="Times New Roman" w:cs="Times New Roman"/>
          <w:b/>
          <w:bCs/>
          <w:sz w:val="28"/>
          <w:szCs w:val="28"/>
          <w:u w:val="single"/>
        </w:rPr>
        <w:t xml:space="preserve">nferred genes </w:t>
      </w:r>
      <w:r w:rsidRPr="00267E50">
        <w:rPr>
          <w:rFonts w:ascii="Times New Roman" w:hAnsi="Times New Roman" w:cs="Times New Roman"/>
          <w:b/>
          <w:bCs/>
          <w:sz w:val="28"/>
          <w:szCs w:val="28"/>
          <w:u w:val="single"/>
        </w:rPr>
        <w:t>within Clusters</w:t>
      </w:r>
    </w:p>
    <w:p w14:paraId="17478555" w14:textId="77777777" w:rsidR="00267E50" w:rsidRPr="00267E50" w:rsidRDefault="00267E50" w:rsidP="00267E50">
      <w:pPr>
        <w:spacing w:before="240" w:line="360" w:lineRule="auto"/>
        <w:jc w:val="both"/>
        <w:rPr>
          <w:rFonts w:ascii="Times New Roman" w:hAnsi="Times New Roman" w:cs="Times New Roman"/>
        </w:rPr>
      </w:pPr>
      <w:bookmarkStart w:id="590" w:name="_Hlk210377144"/>
      <w:r w:rsidRPr="00267E50">
        <w:rPr>
          <w:rFonts w:ascii="Times New Roman" w:hAnsi="Times New Roman" w:cs="Times New Roman"/>
        </w:rPr>
        <w:t>In network biology, although hub genes typically attract primary attention, inferred genes (also known as bottleneck genes) play equally important roles.</w:t>
      </w:r>
      <w:bookmarkEnd w:id="590"/>
      <w:r w:rsidRPr="00267E50">
        <w:rPr>
          <w:rFonts w:ascii="Times New Roman" w:hAnsi="Times New Roman" w:cs="Times New Roman"/>
        </w:rPr>
        <w:t xml:space="preserve"> </w:t>
      </w:r>
      <w:r w:rsidRPr="00267E50">
        <w:rPr>
          <w:rFonts w:ascii="Times New Roman" w:hAnsi="Times New Roman" w:cs="Times New Roman"/>
        </w:rPr>
        <w:t xml:space="preserve">These genes mediate the effects of hub genes on downstream processes, modulate context-specific responses, and act as “bridges” between functional modules, enabling cross-talk between pathways. </w:t>
      </w:r>
    </w:p>
    <w:p w14:paraId="19D818C4" w14:textId="21F95562" w:rsidR="00267E50" w:rsidRPr="00267E50" w:rsidRDefault="00267E50" w:rsidP="00267E50">
      <w:pPr>
        <w:spacing w:before="240" w:line="360" w:lineRule="auto"/>
        <w:jc w:val="both"/>
        <w:rPr>
          <w:rFonts w:ascii="Times New Roman" w:hAnsi="Times New Roman" w:cs="Times New Roman"/>
        </w:rPr>
      </w:pPr>
      <w:r w:rsidRPr="00267E50">
        <w:rPr>
          <w:rFonts w:ascii="Times New Roman" w:hAnsi="Times New Roman" w:cs="Times New Roman"/>
        </w:rPr>
        <w:t xml:space="preserve">In this study, we also identified several key inferred genes, including </w:t>
      </w:r>
      <w:bookmarkStart w:id="591" w:name="_Hlk210376736"/>
      <w:r w:rsidRPr="00267E50">
        <w:rPr>
          <w:rFonts w:ascii="Times New Roman" w:hAnsi="Times New Roman" w:cs="Times New Roman"/>
          <w:i/>
          <w:iCs/>
        </w:rPr>
        <w:t>UBC, ANLN, KIF14, VIRMA, ESR1, CIT, MYC, CUL3, JUN, BIRC3, PRC1, KIF23, ECT2, PARK2</w:t>
      </w:r>
      <w:r w:rsidRPr="00267E50">
        <w:rPr>
          <w:rFonts w:ascii="Times New Roman" w:hAnsi="Times New Roman" w:cs="Times New Roman"/>
        </w:rPr>
        <w:t xml:space="preserve">, and </w:t>
      </w:r>
      <w:r w:rsidRPr="00267E50">
        <w:rPr>
          <w:rFonts w:ascii="Times New Roman" w:hAnsi="Times New Roman" w:cs="Times New Roman"/>
          <w:i/>
          <w:iCs/>
        </w:rPr>
        <w:t>TP53</w:t>
      </w:r>
      <w:bookmarkEnd w:id="591"/>
      <w:r w:rsidRPr="00267E50">
        <w:rPr>
          <w:rFonts w:ascii="Times New Roman" w:hAnsi="Times New Roman" w:cs="Times New Roman"/>
        </w:rPr>
        <w:t xml:space="preserve">, which exhibit strong connectivity with hub genes within clusters (as discussed above). Pathway </w:t>
      </w:r>
      <w:r w:rsidRPr="00267E50">
        <w:rPr>
          <w:rFonts w:ascii="Times New Roman" w:hAnsi="Times New Roman" w:cs="Times New Roman"/>
        </w:rPr>
        <w:lastRenderedPageBreak/>
        <w:t xml:space="preserve">enrichment analysis showed that the inferred genes are involved in key </w:t>
      </w:r>
      <w:r w:rsidRPr="00267E50">
        <w:rPr>
          <w:rFonts w:ascii="Times New Roman" w:hAnsi="Times New Roman" w:cs="Times New Roman"/>
        </w:rPr>
        <w:t xml:space="preserve">biological processes </w:t>
      </w:r>
      <w:r w:rsidRPr="00267E50">
        <w:rPr>
          <w:rFonts w:ascii="Times New Roman" w:hAnsi="Times New Roman" w:cs="Times New Roman"/>
        </w:rPr>
        <w:t xml:space="preserve">across multiple clusters. </w:t>
      </w:r>
    </w:p>
    <w:p w14:paraId="43B8AEEE" w14:textId="29B63EC1" w:rsidR="00267E50" w:rsidRPr="00267E50" w:rsidRDefault="00267E50" w:rsidP="00267E50">
      <w:pPr>
        <w:spacing w:before="240" w:line="360" w:lineRule="auto"/>
        <w:jc w:val="both"/>
        <w:rPr>
          <w:rFonts w:ascii="Times New Roman" w:hAnsi="Times New Roman" w:cs="Times New Roman"/>
        </w:rPr>
      </w:pPr>
      <w:r w:rsidRPr="00267E50">
        <w:rPr>
          <w:rFonts w:ascii="Times New Roman" w:hAnsi="Times New Roman" w:cs="Times New Roman"/>
          <w:b/>
          <w:bCs/>
          <w:u w:val="single"/>
        </w:rPr>
        <w:t>In cluster 1</w:t>
      </w:r>
      <w:r w:rsidRPr="00267E50">
        <w:rPr>
          <w:rFonts w:ascii="Times New Roman" w:hAnsi="Times New Roman" w:cs="Times New Roman"/>
        </w:rPr>
        <w:t xml:space="preserve">, hub genes </w:t>
      </w:r>
      <w:r w:rsidRPr="00267E50">
        <w:rPr>
          <w:rFonts w:ascii="Times New Roman" w:hAnsi="Times New Roman" w:cs="Times New Roman"/>
          <w:i/>
          <w:iCs/>
        </w:rPr>
        <w:t>CAV1, MYBL2, DES, FHL1</w:t>
      </w:r>
      <w:r w:rsidRPr="00267E50">
        <w:rPr>
          <w:rFonts w:ascii="Times New Roman" w:hAnsi="Times New Roman" w:cs="Times New Roman"/>
        </w:rPr>
        <w:t xml:space="preserve">, and </w:t>
      </w:r>
      <w:r w:rsidRPr="00267E50">
        <w:rPr>
          <w:rFonts w:ascii="Times New Roman" w:hAnsi="Times New Roman" w:cs="Times New Roman"/>
          <w:i/>
          <w:iCs/>
        </w:rPr>
        <w:t>TPX2</w:t>
      </w:r>
      <w:r w:rsidRPr="00267E50">
        <w:rPr>
          <w:rFonts w:ascii="Times New Roman" w:hAnsi="Times New Roman" w:cs="Times New Roman"/>
        </w:rPr>
        <w:t xml:space="preserve"> interacted with 220 inferred genes, primarily associated with biological processes such as gene expression, cell cycle regulation, and myogenesis. </w:t>
      </w:r>
      <w:r w:rsidRPr="00267E50">
        <w:rPr>
          <w:rFonts w:ascii="Times New Roman" w:hAnsi="Times New Roman" w:cs="Times New Roman"/>
          <w:b/>
          <w:bCs/>
          <w:u w:val="single"/>
        </w:rPr>
        <w:t>In cluster 2</w:t>
      </w:r>
      <w:r w:rsidRPr="00267E50">
        <w:rPr>
          <w:rFonts w:ascii="Times New Roman" w:hAnsi="Times New Roman" w:cs="Times New Roman"/>
        </w:rPr>
        <w:t xml:space="preserve">, the hub gene </w:t>
      </w:r>
      <w:r w:rsidRPr="00267E50">
        <w:rPr>
          <w:rFonts w:ascii="Times New Roman" w:hAnsi="Times New Roman" w:cs="Times New Roman"/>
          <w:i/>
          <w:iCs/>
        </w:rPr>
        <w:t>RXRG</w:t>
      </w:r>
      <w:r w:rsidRPr="00267E50">
        <w:rPr>
          <w:rFonts w:ascii="Times New Roman" w:hAnsi="Times New Roman" w:cs="Times New Roman"/>
        </w:rPr>
        <w:t xml:space="preserve"> and 11 inferred genes (</w:t>
      </w:r>
      <w:r w:rsidRPr="00267E50">
        <w:rPr>
          <w:rFonts w:ascii="Times New Roman" w:hAnsi="Times New Roman" w:cs="Times New Roman"/>
          <w:i/>
          <w:iCs/>
        </w:rPr>
        <w:t xml:space="preserve">RARG, PPARA, THRB, NR1H3, PPARD, NCOA2, NR1H2, NR1H4, RARB, RARA, </w:t>
      </w:r>
      <w:r w:rsidRPr="00267E50">
        <w:rPr>
          <w:rFonts w:ascii="Times New Roman" w:hAnsi="Times New Roman" w:cs="Times New Roman"/>
        </w:rPr>
        <w:t>and</w:t>
      </w:r>
      <w:r w:rsidRPr="00267E50">
        <w:rPr>
          <w:rFonts w:ascii="Times New Roman" w:hAnsi="Times New Roman" w:cs="Times New Roman"/>
          <w:i/>
          <w:iCs/>
        </w:rPr>
        <w:t xml:space="preserve"> PPARG</w:t>
      </w:r>
      <w:r w:rsidRPr="00267E50">
        <w:rPr>
          <w:rFonts w:ascii="Times New Roman" w:hAnsi="Times New Roman" w:cs="Times New Roman"/>
        </w:rPr>
        <w:t xml:space="preserve">) are associated with gene expression, signal transduction, protein metabolism, nuclear receptor signaling, and SUMOylation. </w:t>
      </w:r>
      <w:r w:rsidRPr="00267E50">
        <w:rPr>
          <w:rFonts w:ascii="Times New Roman" w:hAnsi="Times New Roman" w:cs="Times New Roman"/>
          <w:b/>
          <w:bCs/>
          <w:u w:val="single"/>
        </w:rPr>
        <w:t>In cluster 3</w:t>
      </w:r>
      <w:r w:rsidRPr="00267E50">
        <w:rPr>
          <w:rFonts w:ascii="Times New Roman" w:hAnsi="Times New Roman" w:cs="Times New Roman"/>
        </w:rPr>
        <w:t>, six inferred genes (</w:t>
      </w:r>
      <w:r w:rsidRPr="00267E50">
        <w:rPr>
          <w:rFonts w:ascii="Times New Roman" w:hAnsi="Times New Roman" w:cs="Times New Roman"/>
          <w:i/>
          <w:iCs/>
        </w:rPr>
        <w:t>SKA2, PPP2R2D, FOXD3, SKA1, PPP2R2B,</w:t>
      </w:r>
      <w:r w:rsidRPr="00267E50">
        <w:rPr>
          <w:rFonts w:ascii="Times New Roman" w:hAnsi="Times New Roman" w:cs="Times New Roman"/>
        </w:rPr>
        <w:t xml:space="preserve"> and </w:t>
      </w:r>
      <w:r w:rsidRPr="00267E50">
        <w:rPr>
          <w:rFonts w:ascii="Times New Roman" w:hAnsi="Times New Roman" w:cs="Times New Roman"/>
          <w:i/>
          <w:iCs/>
        </w:rPr>
        <w:t>ECSIT</w:t>
      </w:r>
      <w:r w:rsidRPr="00267E50">
        <w:rPr>
          <w:rFonts w:ascii="Times New Roman" w:hAnsi="Times New Roman" w:cs="Times New Roman"/>
        </w:rPr>
        <w:t xml:space="preserve">) interact with the hub gene </w:t>
      </w:r>
      <w:r w:rsidRPr="00267E50">
        <w:rPr>
          <w:rFonts w:ascii="Times New Roman" w:hAnsi="Times New Roman" w:cs="Times New Roman"/>
          <w:i/>
          <w:iCs/>
        </w:rPr>
        <w:t>SKA3</w:t>
      </w:r>
      <w:r w:rsidRPr="00267E50">
        <w:rPr>
          <w:rFonts w:ascii="Times New Roman" w:hAnsi="Times New Roman" w:cs="Times New Roman"/>
        </w:rPr>
        <w:t xml:space="preserve">, linking it indirectly to the cell cycle, AMPK, PI3K-Akt, and Rho GTPase signaling pathways. </w:t>
      </w:r>
      <w:r w:rsidRPr="00267E50">
        <w:rPr>
          <w:rFonts w:ascii="Times New Roman" w:hAnsi="Times New Roman" w:cs="Times New Roman"/>
          <w:b/>
          <w:bCs/>
          <w:u w:val="single"/>
        </w:rPr>
        <w:t>Cluster 4</w:t>
      </w:r>
      <w:r w:rsidRPr="00267E50">
        <w:rPr>
          <w:rFonts w:ascii="Times New Roman" w:hAnsi="Times New Roman" w:cs="Times New Roman"/>
        </w:rPr>
        <w:t xml:space="preserve"> contains six inferred genes (</w:t>
      </w:r>
      <w:r w:rsidRPr="00267E50">
        <w:rPr>
          <w:rFonts w:ascii="Times New Roman" w:hAnsi="Times New Roman" w:cs="Times New Roman"/>
          <w:i/>
          <w:iCs/>
        </w:rPr>
        <w:t xml:space="preserve">CRYBA1, CRYGD, CRYAA, CRYGC, FCGR2A, </w:t>
      </w:r>
      <w:r w:rsidRPr="00267E50">
        <w:rPr>
          <w:rFonts w:ascii="Times New Roman" w:hAnsi="Times New Roman" w:cs="Times New Roman"/>
        </w:rPr>
        <w:t>and</w:t>
      </w:r>
      <w:r w:rsidRPr="00267E50">
        <w:rPr>
          <w:rFonts w:ascii="Times New Roman" w:hAnsi="Times New Roman" w:cs="Times New Roman"/>
          <w:i/>
          <w:iCs/>
        </w:rPr>
        <w:t xml:space="preserve"> CRYBB2</w:t>
      </w:r>
      <w:r w:rsidRPr="00267E50">
        <w:rPr>
          <w:rFonts w:ascii="Times New Roman" w:hAnsi="Times New Roman" w:cs="Times New Roman"/>
        </w:rPr>
        <w:t xml:space="preserve">), which interact with the hub gene </w:t>
      </w:r>
      <w:r w:rsidRPr="00267E50">
        <w:rPr>
          <w:rFonts w:ascii="Times New Roman" w:hAnsi="Times New Roman" w:cs="Times New Roman"/>
          <w:i/>
          <w:iCs/>
        </w:rPr>
        <w:t>CRYAB</w:t>
      </w:r>
      <w:r w:rsidRPr="00267E50">
        <w:rPr>
          <w:rFonts w:ascii="Times New Roman" w:hAnsi="Times New Roman" w:cs="Times New Roman"/>
        </w:rPr>
        <w:t xml:space="preserve"> and collectively participate in multiple cataract-related pathways. </w:t>
      </w:r>
      <w:r w:rsidRPr="00267E50">
        <w:rPr>
          <w:rFonts w:ascii="Times New Roman" w:hAnsi="Times New Roman" w:cs="Times New Roman"/>
          <w:b/>
          <w:bCs/>
          <w:u w:val="single"/>
        </w:rPr>
        <w:t>Cluster 5</w:t>
      </w:r>
      <w:r w:rsidRPr="00267E50">
        <w:rPr>
          <w:rFonts w:ascii="Times New Roman" w:hAnsi="Times New Roman" w:cs="Times New Roman"/>
        </w:rPr>
        <w:t xml:space="preserve">'s hub gene </w:t>
      </w:r>
      <w:r w:rsidRPr="00267E50">
        <w:rPr>
          <w:rFonts w:ascii="Times New Roman" w:hAnsi="Times New Roman" w:cs="Times New Roman"/>
          <w:i/>
          <w:iCs/>
        </w:rPr>
        <w:t>HJURP</w:t>
      </w:r>
      <w:r w:rsidRPr="00267E50">
        <w:rPr>
          <w:rFonts w:ascii="Times New Roman" w:hAnsi="Times New Roman" w:cs="Times New Roman"/>
        </w:rPr>
        <w:t xml:space="preserve"> and four inferred genes </w:t>
      </w:r>
      <w:r w:rsidRPr="00267E50">
        <w:rPr>
          <w:rFonts w:ascii="Times New Roman" w:hAnsi="Times New Roman" w:cs="Times New Roman"/>
          <w:i/>
          <w:iCs/>
        </w:rPr>
        <w:t xml:space="preserve">(OIP5, MIS18A, MIS18BP1, </w:t>
      </w:r>
      <w:r w:rsidRPr="00267E50">
        <w:rPr>
          <w:rFonts w:ascii="Times New Roman" w:hAnsi="Times New Roman" w:cs="Times New Roman"/>
        </w:rPr>
        <w:t>and</w:t>
      </w:r>
      <w:r w:rsidRPr="00267E50">
        <w:rPr>
          <w:rFonts w:ascii="Times New Roman" w:hAnsi="Times New Roman" w:cs="Times New Roman"/>
          <w:i/>
          <w:iCs/>
        </w:rPr>
        <w:t xml:space="preserve"> CENPA)</w:t>
      </w:r>
      <w:r w:rsidRPr="00267E50">
        <w:rPr>
          <w:rFonts w:ascii="Times New Roman" w:hAnsi="Times New Roman" w:cs="Times New Roman"/>
        </w:rPr>
        <w:t xml:space="preserve"> regulate centromere function, chromosome maintenance, kinetochore assembly, and cell cycle progression. </w:t>
      </w:r>
      <w:r w:rsidRPr="00267E50">
        <w:rPr>
          <w:rFonts w:ascii="Times New Roman" w:hAnsi="Times New Roman" w:cs="Times New Roman"/>
          <w:b/>
          <w:bCs/>
          <w:u w:val="single"/>
        </w:rPr>
        <w:t>In cluster 6</w:t>
      </w:r>
      <w:r w:rsidRPr="00267E50">
        <w:rPr>
          <w:rFonts w:ascii="Times New Roman" w:hAnsi="Times New Roman" w:cs="Times New Roman"/>
        </w:rPr>
        <w:t xml:space="preserve">, </w:t>
      </w:r>
      <w:r w:rsidRPr="00267E50">
        <w:rPr>
          <w:rFonts w:ascii="Times New Roman" w:hAnsi="Times New Roman" w:cs="Times New Roman"/>
          <w:i/>
          <w:iCs/>
        </w:rPr>
        <w:t>OTX1</w:t>
      </w:r>
      <w:r w:rsidRPr="00267E50">
        <w:rPr>
          <w:rFonts w:ascii="Times New Roman" w:hAnsi="Times New Roman" w:cs="Times New Roman"/>
        </w:rPr>
        <w:t xml:space="preserve"> and four inferred genes </w:t>
      </w:r>
      <w:r w:rsidRPr="00267E50">
        <w:rPr>
          <w:rFonts w:ascii="Times New Roman" w:hAnsi="Times New Roman" w:cs="Times New Roman"/>
          <w:i/>
          <w:iCs/>
        </w:rPr>
        <w:t xml:space="preserve">(LCE2A, KRTAP5-9, KRTAP4-2 </w:t>
      </w:r>
      <w:r w:rsidRPr="00267E50">
        <w:rPr>
          <w:rFonts w:ascii="Times New Roman" w:hAnsi="Times New Roman" w:cs="Times New Roman"/>
        </w:rPr>
        <w:t>and</w:t>
      </w:r>
      <w:r w:rsidRPr="00267E50">
        <w:rPr>
          <w:rFonts w:ascii="Times New Roman" w:hAnsi="Times New Roman" w:cs="Times New Roman"/>
          <w:i/>
          <w:iCs/>
        </w:rPr>
        <w:t xml:space="preserve"> KRTAP10-7)</w:t>
      </w:r>
      <w:r w:rsidRPr="00267E50">
        <w:rPr>
          <w:rFonts w:ascii="Times New Roman" w:hAnsi="Times New Roman" w:cs="Times New Roman"/>
        </w:rPr>
        <w:t xml:space="preserve"> promote keratinization. </w:t>
      </w:r>
      <w:r w:rsidRPr="00267E50">
        <w:rPr>
          <w:rFonts w:ascii="Times New Roman" w:hAnsi="Times New Roman" w:cs="Times New Roman"/>
          <w:b/>
          <w:bCs/>
          <w:u w:val="single"/>
        </w:rPr>
        <w:t>Cluster 7</w:t>
      </w:r>
      <w:r w:rsidRPr="00267E50">
        <w:rPr>
          <w:rFonts w:ascii="Times New Roman" w:hAnsi="Times New Roman" w:cs="Times New Roman"/>
        </w:rPr>
        <w:t xml:space="preserve">’s hub gene </w:t>
      </w:r>
      <w:r w:rsidRPr="00267E50">
        <w:rPr>
          <w:rFonts w:ascii="Times New Roman" w:hAnsi="Times New Roman" w:cs="Times New Roman"/>
          <w:i/>
          <w:iCs/>
        </w:rPr>
        <w:t>IQGAP3</w:t>
      </w:r>
      <w:r w:rsidRPr="00267E50">
        <w:rPr>
          <w:rFonts w:ascii="Times New Roman" w:hAnsi="Times New Roman" w:cs="Times New Roman"/>
        </w:rPr>
        <w:t xml:space="preserve">, along with inferred genes </w:t>
      </w:r>
      <w:r w:rsidRPr="00267E50">
        <w:rPr>
          <w:rFonts w:ascii="Times New Roman" w:hAnsi="Times New Roman" w:cs="Times New Roman"/>
          <w:i/>
          <w:iCs/>
        </w:rPr>
        <w:t>RAC1</w:t>
      </w:r>
      <w:r w:rsidRPr="00267E50">
        <w:rPr>
          <w:rFonts w:ascii="Times New Roman" w:hAnsi="Times New Roman" w:cs="Times New Roman"/>
        </w:rPr>
        <w:t xml:space="preserve">/2 and </w:t>
      </w:r>
      <w:r w:rsidRPr="00267E50">
        <w:rPr>
          <w:rFonts w:ascii="Times New Roman" w:hAnsi="Times New Roman" w:cs="Times New Roman"/>
          <w:i/>
          <w:iCs/>
        </w:rPr>
        <w:t>CALM2</w:t>
      </w:r>
      <w:r w:rsidRPr="00267E50">
        <w:rPr>
          <w:rFonts w:ascii="Times New Roman" w:hAnsi="Times New Roman" w:cs="Times New Roman"/>
        </w:rPr>
        <w:t xml:space="preserve">, modulate actin cytoskeleton organization, cAMP, Ras, VEGF, B cell receptor signaling, choline metabolism, and sphingolipid signaling. </w:t>
      </w:r>
      <w:r w:rsidRPr="00267E50">
        <w:rPr>
          <w:rFonts w:ascii="Times New Roman" w:hAnsi="Times New Roman" w:cs="Times New Roman"/>
          <w:b/>
          <w:bCs/>
          <w:u w:val="single"/>
        </w:rPr>
        <w:t>Cluster 8</w:t>
      </w:r>
      <w:r w:rsidRPr="00267E50">
        <w:rPr>
          <w:rFonts w:ascii="Times New Roman" w:hAnsi="Times New Roman" w:cs="Times New Roman"/>
        </w:rPr>
        <w:t xml:space="preserve">’s hub gene, </w:t>
      </w:r>
      <w:r w:rsidRPr="00267E50">
        <w:rPr>
          <w:rFonts w:ascii="Times New Roman" w:hAnsi="Times New Roman" w:cs="Times New Roman"/>
          <w:i/>
          <w:iCs/>
        </w:rPr>
        <w:t>RHPN1</w:t>
      </w:r>
      <w:r w:rsidRPr="00267E50">
        <w:rPr>
          <w:rFonts w:ascii="Times New Roman" w:hAnsi="Times New Roman" w:cs="Times New Roman"/>
        </w:rPr>
        <w:t xml:space="preserve">, </w:t>
      </w:r>
      <w:r w:rsidRPr="00267E50">
        <w:rPr>
          <w:rFonts w:ascii="Times New Roman" w:hAnsi="Times New Roman" w:cs="Times New Roman"/>
        </w:rPr>
        <w:t>interacts</w:t>
      </w:r>
      <w:r w:rsidRPr="00267E50">
        <w:rPr>
          <w:rFonts w:ascii="Times New Roman" w:hAnsi="Times New Roman" w:cs="Times New Roman"/>
        </w:rPr>
        <w:t xml:space="preserve"> with </w:t>
      </w:r>
      <w:r w:rsidRPr="00267E50">
        <w:rPr>
          <w:rFonts w:ascii="Times New Roman" w:hAnsi="Times New Roman" w:cs="Times New Roman"/>
          <w:i/>
          <w:iCs/>
        </w:rPr>
        <w:t>CNKSR1</w:t>
      </w:r>
      <w:r w:rsidRPr="00267E50">
        <w:rPr>
          <w:rFonts w:ascii="Times New Roman" w:hAnsi="Times New Roman" w:cs="Times New Roman"/>
        </w:rPr>
        <w:t xml:space="preserve"> and </w:t>
      </w:r>
      <w:r w:rsidRPr="00267E50">
        <w:rPr>
          <w:rFonts w:ascii="Times New Roman" w:hAnsi="Times New Roman" w:cs="Times New Roman"/>
          <w:i/>
          <w:iCs/>
        </w:rPr>
        <w:t>RHOA</w:t>
      </w:r>
      <w:r w:rsidRPr="00267E50">
        <w:rPr>
          <w:rFonts w:ascii="Times New Roman" w:hAnsi="Times New Roman" w:cs="Times New Roman"/>
        </w:rPr>
        <w:t xml:space="preserve">, governs </w:t>
      </w:r>
      <w:r w:rsidRPr="00267E50">
        <w:rPr>
          <w:rFonts w:ascii="Times New Roman" w:hAnsi="Times New Roman" w:cs="Times New Roman"/>
        </w:rPr>
        <w:t xml:space="preserve">the </w:t>
      </w:r>
      <w:r w:rsidRPr="00267E50">
        <w:rPr>
          <w:rFonts w:ascii="Times New Roman" w:hAnsi="Times New Roman" w:cs="Times New Roman"/>
        </w:rPr>
        <w:t xml:space="preserve">RHO GTPase-related signaling. </w:t>
      </w:r>
      <w:r w:rsidRPr="00267E50">
        <w:rPr>
          <w:rFonts w:ascii="Times New Roman" w:hAnsi="Times New Roman" w:cs="Times New Roman"/>
          <w:b/>
          <w:bCs/>
          <w:u w:val="single"/>
        </w:rPr>
        <w:t>Cluster 9</w:t>
      </w:r>
      <w:r w:rsidRPr="00267E50">
        <w:rPr>
          <w:rFonts w:ascii="Times New Roman" w:hAnsi="Times New Roman" w:cs="Times New Roman"/>
        </w:rPr>
        <w:t xml:space="preserve">’s hub gene </w:t>
      </w:r>
      <w:r w:rsidRPr="00267E50">
        <w:rPr>
          <w:rFonts w:ascii="Times New Roman" w:hAnsi="Times New Roman" w:cs="Times New Roman"/>
          <w:i/>
          <w:iCs/>
        </w:rPr>
        <w:t>TCEAL2</w:t>
      </w:r>
      <w:r w:rsidRPr="00267E50">
        <w:rPr>
          <w:rFonts w:ascii="Times New Roman" w:hAnsi="Times New Roman" w:cs="Times New Roman"/>
        </w:rPr>
        <w:t xml:space="preserve"> and inferred genes like </w:t>
      </w:r>
      <w:r w:rsidRPr="00267E50">
        <w:rPr>
          <w:rFonts w:ascii="Times New Roman" w:hAnsi="Times New Roman" w:cs="Times New Roman"/>
          <w:i/>
          <w:iCs/>
        </w:rPr>
        <w:t>USP11</w:t>
      </w:r>
      <w:r w:rsidRPr="00267E50">
        <w:rPr>
          <w:rFonts w:ascii="Times New Roman" w:hAnsi="Times New Roman" w:cs="Times New Roman"/>
        </w:rPr>
        <w:t xml:space="preserve"> and </w:t>
      </w:r>
      <w:r w:rsidRPr="00267E50">
        <w:rPr>
          <w:rFonts w:ascii="Times New Roman" w:hAnsi="Times New Roman" w:cs="Times New Roman"/>
          <w:i/>
          <w:iCs/>
        </w:rPr>
        <w:t>TCEAL4</w:t>
      </w:r>
      <w:r w:rsidRPr="00267E50">
        <w:rPr>
          <w:rFonts w:ascii="Times New Roman" w:hAnsi="Times New Roman" w:cs="Times New Roman"/>
        </w:rPr>
        <w:t xml:space="preserve"> are involved in protein folding and DNA repair. </w:t>
      </w:r>
      <w:r w:rsidRPr="00267E50">
        <w:rPr>
          <w:rFonts w:ascii="Times New Roman" w:hAnsi="Times New Roman" w:cs="Times New Roman"/>
          <w:b/>
          <w:bCs/>
          <w:u w:val="single"/>
        </w:rPr>
        <w:t>In cluster 10</w:t>
      </w:r>
      <w:r w:rsidRPr="00267E50">
        <w:rPr>
          <w:rFonts w:ascii="Times New Roman" w:hAnsi="Times New Roman" w:cs="Times New Roman"/>
        </w:rPr>
        <w:t xml:space="preserve">, the hub gene </w:t>
      </w:r>
      <w:r w:rsidRPr="00267E50">
        <w:rPr>
          <w:rFonts w:ascii="Times New Roman" w:hAnsi="Times New Roman" w:cs="Times New Roman"/>
          <w:i/>
          <w:iCs/>
        </w:rPr>
        <w:t>SIM2</w:t>
      </w:r>
      <w:r w:rsidRPr="00267E50">
        <w:rPr>
          <w:rFonts w:ascii="Times New Roman" w:hAnsi="Times New Roman" w:cs="Times New Roman"/>
        </w:rPr>
        <w:t xml:space="preserve"> and inferred gene </w:t>
      </w:r>
      <w:r w:rsidRPr="00267E50">
        <w:rPr>
          <w:rFonts w:ascii="Times New Roman" w:hAnsi="Times New Roman" w:cs="Times New Roman"/>
          <w:i/>
          <w:iCs/>
        </w:rPr>
        <w:t>ARNT2</w:t>
      </w:r>
      <w:r w:rsidRPr="00267E50">
        <w:rPr>
          <w:rFonts w:ascii="Times New Roman" w:hAnsi="Times New Roman" w:cs="Times New Roman"/>
        </w:rPr>
        <w:t xml:space="preserve"> are linked to Hirschsprung disease pathways. </w:t>
      </w:r>
    </w:p>
    <w:p w14:paraId="1F1BA83F" w14:textId="77777777" w:rsidR="00267E50" w:rsidRPr="00267E50" w:rsidRDefault="00267E50" w:rsidP="00267E50">
      <w:pPr>
        <w:spacing w:before="240" w:line="360" w:lineRule="auto"/>
        <w:jc w:val="both"/>
        <w:rPr>
          <w:rFonts w:ascii="Times New Roman" w:hAnsi="Times New Roman" w:cs="Times New Roman"/>
        </w:rPr>
      </w:pPr>
      <w:r w:rsidRPr="00267E50">
        <w:rPr>
          <w:rFonts w:ascii="Times New Roman" w:hAnsi="Times New Roman" w:cs="Times New Roman"/>
        </w:rPr>
        <w:t xml:space="preserve">Finally, in </w:t>
      </w:r>
      <w:r w:rsidRPr="00267E50">
        <w:rPr>
          <w:rFonts w:ascii="Times New Roman" w:hAnsi="Times New Roman" w:cs="Times New Roman"/>
          <w:b/>
          <w:bCs/>
          <w:u w:val="single"/>
        </w:rPr>
        <w:t>cluster 11</w:t>
      </w:r>
      <w:r w:rsidRPr="00267E50">
        <w:rPr>
          <w:rFonts w:ascii="Times New Roman" w:hAnsi="Times New Roman" w:cs="Times New Roman"/>
        </w:rPr>
        <w:t xml:space="preserve">, the hub gene </w:t>
      </w:r>
      <w:r w:rsidRPr="00267E50">
        <w:rPr>
          <w:rFonts w:ascii="Times New Roman" w:hAnsi="Times New Roman" w:cs="Times New Roman"/>
          <w:i/>
          <w:iCs/>
        </w:rPr>
        <w:t>PYGM</w:t>
      </w:r>
      <w:r w:rsidRPr="00267E50">
        <w:rPr>
          <w:rFonts w:ascii="Times New Roman" w:hAnsi="Times New Roman" w:cs="Times New Roman"/>
        </w:rPr>
        <w:t xml:space="preserve"> and inferred genes such as </w:t>
      </w:r>
      <w:r w:rsidRPr="00267E50">
        <w:rPr>
          <w:rFonts w:ascii="Times New Roman" w:hAnsi="Times New Roman" w:cs="Times New Roman"/>
          <w:i/>
          <w:iCs/>
        </w:rPr>
        <w:t>PP1R3B</w:t>
      </w:r>
      <w:r w:rsidRPr="00267E50">
        <w:rPr>
          <w:rFonts w:ascii="Times New Roman" w:hAnsi="Times New Roman" w:cs="Times New Roman"/>
        </w:rPr>
        <w:t xml:space="preserve"> and </w:t>
      </w:r>
      <w:r w:rsidRPr="00267E50">
        <w:rPr>
          <w:rFonts w:ascii="Times New Roman" w:hAnsi="Times New Roman" w:cs="Times New Roman"/>
          <w:i/>
          <w:iCs/>
        </w:rPr>
        <w:t>PYGB</w:t>
      </w:r>
      <w:r w:rsidRPr="00267E50">
        <w:rPr>
          <w:rFonts w:ascii="Times New Roman" w:hAnsi="Times New Roman" w:cs="Times New Roman"/>
        </w:rPr>
        <w:t xml:space="preserve"> regulate insulin signaling, insulin resistance, glycogen and carbohydrate metabolism, glucagon signaling, and necroptosis. By integrating these findings based on cluster enrichment analysis (mainly in clusters 1–5, 7–9, and 11), we suggest that interactions between hub and inferred genes coordinate the disruption of proliferative, signaling, and metabolic pathways. This integrated mechanism highlights the therapeutic potential of targeting hub genes, as such interventions could simultaneously influence multiple interconnected pathways via their inferred gene partners. </w:t>
      </w:r>
    </w:p>
    <w:p w14:paraId="65125EF3" w14:textId="5DE115A5" w:rsidR="00267E50" w:rsidRPr="00267E50" w:rsidRDefault="00267E50" w:rsidP="00267E50">
      <w:pPr>
        <w:spacing w:before="240" w:line="360" w:lineRule="auto"/>
        <w:jc w:val="center"/>
        <w:rPr>
          <w:rFonts w:ascii="Times New Roman" w:hAnsi="Times New Roman" w:cs="Times New Roman"/>
        </w:rPr>
      </w:pPr>
      <w:r w:rsidRPr="00267E50">
        <w:rPr>
          <w:rFonts w:ascii="Times New Roman" w:hAnsi="Times New Roman" w:cs="Times New Roman"/>
        </w:rPr>
        <w:t>*************************************************************</w:t>
      </w:r>
    </w:p>
    <w:p w14:paraId="26C9A662" w14:textId="480AC855" w:rsidR="00857144" w:rsidRPr="00857144" w:rsidRDefault="00857144">
      <w:pPr>
        <w:rPr>
          <w:b/>
          <w:bCs/>
          <w:lang w:val="en-GB"/>
        </w:rPr>
      </w:pPr>
      <w:r w:rsidRPr="00857144">
        <w:rPr>
          <w:b/>
          <w:bCs/>
          <w:lang w:val="en-GB"/>
        </w:rPr>
        <w:lastRenderedPageBreak/>
        <w:t>References</w:t>
      </w:r>
    </w:p>
    <w:p w14:paraId="4C4A2EC6" w14:textId="77777777" w:rsidR="00857144" w:rsidRPr="00857144" w:rsidRDefault="00857144" w:rsidP="00857144">
      <w:pPr>
        <w:pStyle w:val="Bibliography"/>
        <w:rPr>
          <w:rFonts w:ascii="Aptos" w:hAnsi="Aptos"/>
        </w:rPr>
      </w:pPr>
      <w:r>
        <w:rPr>
          <w:lang w:val="en-GB"/>
        </w:rPr>
        <w:fldChar w:fldCharType="begin"/>
      </w:r>
      <w:r>
        <w:rPr>
          <w:lang w:val="en-GB"/>
        </w:rPr>
        <w:instrText xml:space="preserve"> ADDIN ZOTERO_BIBL {"uncited":[],"omitted":[],"custom":[]} CSL_BIBLIOGRAPHY </w:instrText>
      </w:r>
      <w:r>
        <w:rPr>
          <w:lang w:val="en-GB"/>
        </w:rPr>
        <w:fldChar w:fldCharType="separate"/>
      </w:r>
      <w:r w:rsidRPr="00857144">
        <w:rPr>
          <w:rFonts w:ascii="Aptos" w:hAnsi="Aptos"/>
        </w:rPr>
        <w:t>[1]</w:t>
      </w:r>
      <w:r w:rsidRPr="00857144">
        <w:rPr>
          <w:rFonts w:ascii="Aptos" w:hAnsi="Aptos"/>
        </w:rPr>
        <w:tab/>
        <w:t>Chen S, Yu B, Du GT, Huang TY, Zhang N, Fu N. KIF18B: an important role in signaling pathways and a potential resistant target in tumor development. Discov Oncol 2024;15:430. https://doi.org/10.1007/s12672-024-01330-4.</w:t>
      </w:r>
    </w:p>
    <w:p w14:paraId="54F14595" w14:textId="77777777" w:rsidR="00857144" w:rsidRPr="00857144" w:rsidRDefault="00857144" w:rsidP="00857144">
      <w:pPr>
        <w:pStyle w:val="Bibliography"/>
        <w:rPr>
          <w:rFonts w:ascii="Aptos" w:hAnsi="Aptos"/>
        </w:rPr>
      </w:pPr>
      <w:r w:rsidRPr="00857144">
        <w:rPr>
          <w:rFonts w:ascii="Aptos" w:hAnsi="Aptos"/>
        </w:rPr>
        <w:t>[2]</w:t>
      </w:r>
      <w:r w:rsidRPr="00857144">
        <w:rPr>
          <w:rFonts w:ascii="Aptos" w:hAnsi="Aptos"/>
        </w:rPr>
        <w:tab/>
        <w:t>Qiu M, Wang Q, Li Q, Zhu L, Li Y, Yang S, et al. KIF18B is a Prognostic Biomarker and Correlates with Immune Infiltrates in Pan-Cancer. Front Mol Biosci 2021;8:559800. https://doi.org/10.3389/fmolb.2021.559800.</w:t>
      </w:r>
    </w:p>
    <w:p w14:paraId="4707554C" w14:textId="77777777" w:rsidR="00857144" w:rsidRPr="00857144" w:rsidRDefault="00857144" w:rsidP="00857144">
      <w:pPr>
        <w:pStyle w:val="Bibliography"/>
        <w:rPr>
          <w:rFonts w:ascii="Aptos" w:hAnsi="Aptos"/>
        </w:rPr>
      </w:pPr>
      <w:r w:rsidRPr="00857144">
        <w:rPr>
          <w:rFonts w:ascii="Aptos" w:hAnsi="Aptos"/>
        </w:rPr>
        <w:t>[3]</w:t>
      </w:r>
      <w:r w:rsidRPr="00857144">
        <w:rPr>
          <w:rFonts w:ascii="Aptos" w:hAnsi="Aptos"/>
        </w:rPr>
        <w:tab/>
        <w:t>Shao T, Jiang X, Bao G, Li C, Guo C. Comprehensive Analysis of the Oncogenic Role of Targeting Protein for Xklp2 (TPX2) in Human Malignancies. Dis Markers 2022;2022:1–13. https://doi.org/10.1155/2022/7571066.</w:t>
      </w:r>
    </w:p>
    <w:p w14:paraId="7F601B39" w14:textId="77777777" w:rsidR="00857144" w:rsidRPr="00857144" w:rsidRDefault="00857144" w:rsidP="00857144">
      <w:pPr>
        <w:pStyle w:val="Bibliography"/>
        <w:rPr>
          <w:rFonts w:ascii="Aptos" w:hAnsi="Aptos"/>
        </w:rPr>
      </w:pPr>
      <w:r w:rsidRPr="00857144">
        <w:rPr>
          <w:rFonts w:ascii="Aptos" w:hAnsi="Aptos"/>
        </w:rPr>
        <w:t>[4]</w:t>
      </w:r>
      <w:r w:rsidRPr="00857144">
        <w:rPr>
          <w:rFonts w:ascii="Aptos" w:hAnsi="Aptos"/>
        </w:rPr>
        <w:tab/>
        <w:t>Wu Y-P, Ke Z-B, Zheng W-C, Chen Y-H, Zhu J-M, Lin F, et al. Kinesin family member 18B regulates the proliferation and invasion of human prostate cancer cells. Cell Death Dis 2021;12:302. https://doi.org/10.1038/s41419-021-03582-2.</w:t>
      </w:r>
    </w:p>
    <w:p w14:paraId="25015903" w14:textId="77777777" w:rsidR="00857144" w:rsidRPr="00857144" w:rsidRDefault="00857144" w:rsidP="00857144">
      <w:pPr>
        <w:pStyle w:val="Bibliography"/>
        <w:rPr>
          <w:rFonts w:ascii="Aptos" w:hAnsi="Aptos"/>
        </w:rPr>
      </w:pPr>
      <w:r w:rsidRPr="00857144">
        <w:rPr>
          <w:rFonts w:ascii="Aptos" w:hAnsi="Aptos"/>
        </w:rPr>
        <w:t>[5]</w:t>
      </w:r>
      <w:r w:rsidRPr="00857144">
        <w:rPr>
          <w:rFonts w:ascii="Aptos" w:hAnsi="Aptos"/>
        </w:rPr>
        <w:tab/>
        <w:t>Jin C-Y, Du L, Nuerlan A-H, Wang X-L, Yang Y-W, Guo R. High expression of RRM2 as an independent predictive factor of poor prognosis in patients with lung adenocarcinoma. Aging 2021;13:3518–35. https://doi.org/10.18632/aging.202292.</w:t>
      </w:r>
    </w:p>
    <w:p w14:paraId="3FC092F2" w14:textId="77777777" w:rsidR="00857144" w:rsidRPr="00857144" w:rsidRDefault="00857144" w:rsidP="00857144">
      <w:pPr>
        <w:pStyle w:val="Bibliography"/>
        <w:rPr>
          <w:rFonts w:ascii="Aptos" w:hAnsi="Aptos"/>
        </w:rPr>
      </w:pPr>
      <w:r w:rsidRPr="00857144">
        <w:rPr>
          <w:rFonts w:ascii="Aptos" w:hAnsi="Aptos"/>
        </w:rPr>
        <w:t>[6]</w:t>
      </w:r>
      <w:r w:rsidRPr="00857144">
        <w:rPr>
          <w:rFonts w:ascii="Aptos" w:hAnsi="Aptos"/>
        </w:rPr>
        <w:tab/>
        <w:t>Jiang X, Li Y, Zhang N, Gao Y, Han L, Li S, et al. RRM2 silencing suppresses malignant phenotype and enhances radiosensitivity via activating cGAS/STING signaling pathway in lung adenocarcinoma. Cell Biosci 2021;11:74. https://doi.org/10.1186/s13578-021-00586-5.</w:t>
      </w:r>
    </w:p>
    <w:p w14:paraId="59D212FF" w14:textId="77777777" w:rsidR="00857144" w:rsidRPr="00857144" w:rsidRDefault="00857144" w:rsidP="00857144">
      <w:pPr>
        <w:pStyle w:val="Bibliography"/>
        <w:rPr>
          <w:rFonts w:ascii="Aptos" w:hAnsi="Aptos"/>
        </w:rPr>
      </w:pPr>
      <w:r w:rsidRPr="00857144">
        <w:rPr>
          <w:rFonts w:ascii="Aptos" w:hAnsi="Aptos"/>
        </w:rPr>
        <w:t>[7]</w:t>
      </w:r>
      <w:r w:rsidRPr="00857144">
        <w:rPr>
          <w:rFonts w:ascii="Aptos" w:hAnsi="Aptos"/>
        </w:rPr>
        <w:tab/>
        <w:t>Zuo Z, Zhou Z, Chang Y, Liu Y, Shen Y, Li Q, et al. Ribonucleotide reductase M2 (RRM2): Regulation, function and targeting strategy in human cancer. Genes Dis 2024;11:218–33. https://doi.org/10.1016/j.gendis.2022.11.022.</w:t>
      </w:r>
    </w:p>
    <w:p w14:paraId="6B2FAC9B" w14:textId="77777777" w:rsidR="00857144" w:rsidRPr="00857144" w:rsidRDefault="00857144" w:rsidP="00857144">
      <w:pPr>
        <w:pStyle w:val="Bibliography"/>
        <w:rPr>
          <w:rFonts w:ascii="Aptos" w:hAnsi="Aptos"/>
        </w:rPr>
      </w:pPr>
      <w:r w:rsidRPr="00857144">
        <w:rPr>
          <w:rFonts w:ascii="Aptos" w:hAnsi="Aptos"/>
        </w:rPr>
        <w:t>[8]</w:t>
      </w:r>
      <w:r w:rsidRPr="00857144">
        <w:rPr>
          <w:rFonts w:ascii="Aptos" w:hAnsi="Aptos"/>
        </w:rPr>
        <w:tab/>
        <w:t>Pan B, Wan T, Zhou Y, Huang S, Yuan L, Jiang Y, et al. The MYBL2–CCL2 axis promotes tumor progression and resistance to anti-PD-1 therapy in ovarian cancer by inducing immunosuppressive macrophages. Cancer Cell Int 2023;23:248. https://doi.org/10.1186/s12935-023-03079-2.</w:t>
      </w:r>
    </w:p>
    <w:p w14:paraId="1EFDACB3" w14:textId="77777777" w:rsidR="00857144" w:rsidRPr="00857144" w:rsidRDefault="00857144" w:rsidP="00857144">
      <w:pPr>
        <w:pStyle w:val="Bibliography"/>
        <w:rPr>
          <w:rFonts w:ascii="Aptos" w:hAnsi="Aptos"/>
        </w:rPr>
      </w:pPr>
      <w:r w:rsidRPr="00857144">
        <w:rPr>
          <w:rFonts w:ascii="Aptos" w:hAnsi="Aptos"/>
        </w:rPr>
        <w:t>[9]</w:t>
      </w:r>
      <w:r w:rsidRPr="00857144">
        <w:rPr>
          <w:rFonts w:ascii="Aptos" w:hAnsi="Aptos"/>
        </w:rPr>
        <w:tab/>
        <w:t>Chen X, Lu Y, Yu H, Du K, Zhang Y, Nan Y, et al. Pan-cancer analysis indicates that MYBL2 is associated with the prognosis and immunotherapy of multiple cancers as an oncogene. Cell Cycle 2021;20:2291–308. https://doi.org/10.1080/15384101.2021.1982494.</w:t>
      </w:r>
    </w:p>
    <w:p w14:paraId="04D70235" w14:textId="77777777" w:rsidR="00857144" w:rsidRPr="00857144" w:rsidRDefault="00857144" w:rsidP="00857144">
      <w:pPr>
        <w:pStyle w:val="Bibliography"/>
        <w:rPr>
          <w:rFonts w:ascii="Aptos" w:hAnsi="Aptos"/>
        </w:rPr>
      </w:pPr>
      <w:r w:rsidRPr="00857144">
        <w:rPr>
          <w:rFonts w:ascii="Aptos" w:hAnsi="Aptos"/>
        </w:rPr>
        <w:t>[10]</w:t>
      </w:r>
      <w:r w:rsidRPr="00857144">
        <w:rPr>
          <w:rFonts w:ascii="Aptos" w:hAnsi="Aptos"/>
        </w:rPr>
        <w:tab/>
        <w:t>Jiang Y, Sun M. SLC7A11: the Achilles heel of tumor? Front Immunol 2024;15:1438807. https://doi.org/10.3389/fimmu.2024.1438807.</w:t>
      </w:r>
    </w:p>
    <w:p w14:paraId="477C610D" w14:textId="77777777" w:rsidR="00857144" w:rsidRPr="00857144" w:rsidRDefault="00857144" w:rsidP="00857144">
      <w:pPr>
        <w:pStyle w:val="Bibliography"/>
        <w:rPr>
          <w:rFonts w:ascii="Aptos" w:hAnsi="Aptos"/>
        </w:rPr>
      </w:pPr>
      <w:r w:rsidRPr="00857144">
        <w:rPr>
          <w:rFonts w:ascii="Aptos" w:hAnsi="Aptos"/>
        </w:rPr>
        <w:t>[11]</w:t>
      </w:r>
      <w:r w:rsidRPr="00857144">
        <w:rPr>
          <w:rFonts w:ascii="Aptos" w:hAnsi="Aptos"/>
        </w:rPr>
        <w:tab/>
        <w:t>Koppula P, Zhuang L, Gan B. Cystine transporter SLC7A11/xCT in cancer: ferroptosis, nutrient dependency, and cancer therapy. Protein Cell 2021;12:599–620. https://doi.org/10.1007/s13238-020-00789-5.</w:t>
      </w:r>
    </w:p>
    <w:p w14:paraId="09A4199A" w14:textId="77777777" w:rsidR="00857144" w:rsidRPr="00857144" w:rsidRDefault="00857144" w:rsidP="00857144">
      <w:pPr>
        <w:pStyle w:val="Bibliography"/>
        <w:rPr>
          <w:rFonts w:ascii="Aptos" w:hAnsi="Aptos"/>
        </w:rPr>
      </w:pPr>
      <w:r w:rsidRPr="00857144">
        <w:rPr>
          <w:rFonts w:ascii="Aptos" w:hAnsi="Aptos"/>
        </w:rPr>
        <w:t>[12]</w:t>
      </w:r>
      <w:r w:rsidRPr="00857144">
        <w:rPr>
          <w:rFonts w:ascii="Aptos" w:hAnsi="Aptos"/>
        </w:rPr>
        <w:tab/>
        <w:t>Li P, Zhang W, Wu Q, Zhang X, Zheng Z. Retinoid X receptor γ regulates epithelial-mesenchymal transition and tumor immune infiltration in papillary thyroid cancer tumorigenesis: an experimental and in silico study. Endocr Connect 2025;14:e250015. https://doi.org/10.1530/EC-25-0015.</w:t>
      </w:r>
    </w:p>
    <w:p w14:paraId="7776CF4E" w14:textId="77777777" w:rsidR="00857144" w:rsidRPr="00857144" w:rsidRDefault="00857144" w:rsidP="00857144">
      <w:pPr>
        <w:pStyle w:val="Bibliography"/>
        <w:rPr>
          <w:rFonts w:ascii="Aptos" w:hAnsi="Aptos"/>
        </w:rPr>
      </w:pPr>
      <w:r w:rsidRPr="00857144">
        <w:rPr>
          <w:rFonts w:ascii="Aptos" w:hAnsi="Aptos"/>
        </w:rPr>
        <w:t>[13]</w:t>
      </w:r>
      <w:r w:rsidRPr="00857144">
        <w:rPr>
          <w:rFonts w:ascii="Aptos" w:hAnsi="Aptos"/>
        </w:rPr>
        <w:tab/>
        <w:t>Joseph C, Al-Izzi S, Alsaleem M, Kurozumi S, Toss MS, Arshad M, et al. Retinoid X receptor gamma (RXRG) is an independent prognostic biomarker in ER-positive invasive breast cancer. Br J Cancer 2019;121:776–85. https://doi.org/10.1038/s41416-019-0589-0.</w:t>
      </w:r>
    </w:p>
    <w:p w14:paraId="23FBE38A" w14:textId="77777777" w:rsidR="00857144" w:rsidRPr="00857144" w:rsidRDefault="00857144" w:rsidP="00857144">
      <w:pPr>
        <w:pStyle w:val="Bibliography"/>
        <w:rPr>
          <w:rFonts w:ascii="Aptos" w:hAnsi="Aptos"/>
        </w:rPr>
      </w:pPr>
      <w:r w:rsidRPr="00857144">
        <w:rPr>
          <w:rFonts w:ascii="Aptos" w:hAnsi="Aptos"/>
        </w:rPr>
        <w:t>[14]</w:t>
      </w:r>
      <w:r w:rsidRPr="00857144">
        <w:rPr>
          <w:rFonts w:ascii="Aptos" w:hAnsi="Aptos"/>
        </w:rPr>
        <w:tab/>
        <w:t xml:space="preserve">Feng D, Wang J, Xiao Y, Wu R, Li D, Tuo Z, et al. SKA3 targeted therapies in cancer precision surgery: bridging bench discoveries to clinical applications – review </w:t>
      </w:r>
      <w:r w:rsidRPr="00857144">
        <w:rPr>
          <w:rFonts w:ascii="Aptos" w:hAnsi="Aptos"/>
        </w:rPr>
        <w:lastRenderedPageBreak/>
        <w:t>article. Int J Surg 2024;110:2323–37. https://doi.org/10.1097/JS9.0000000000001123.</w:t>
      </w:r>
    </w:p>
    <w:p w14:paraId="1154F6E2" w14:textId="77777777" w:rsidR="00857144" w:rsidRPr="00857144" w:rsidRDefault="00857144" w:rsidP="00857144">
      <w:pPr>
        <w:pStyle w:val="Bibliography"/>
        <w:rPr>
          <w:rFonts w:ascii="Aptos" w:hAnsi="Aptos"/>
        </w:rPr>
      </w:pPr>
      <w:r w:rsidRPr="00857144">
        <w:rPr>
          <w:rFonts w:ascii="Aptos" w:hAnsi="Aptos"/>
        </w:rPr>
        <w:t>[15]</w:t>
      </w:r>
      <w:r w:rsidRPr="00857144">
        <w:rPr>
          <w:rFonts w:ascii="Aptos" w:hAnsi="Aptos"/>
        </w:rPr>
        <w:tab/>
        <w:t>Gao W, Zhang Y, Luo H, Niu M, Zheng X, Hu W, et al. Targeting SKA3 suppresses the proliferation and chemoresistance of laryngeal squamous cell carcinoma via impairing PLK1–AKT axis-mediated glycolysis. Cell Death Dis 2020;11:919. https://doi.org/10.1038/s41419-020-03104-6.</w:t>
      </w:r>
    </w:p>
    <w:p w14:paraId="038FF61A" w14:textId="77777777" w:rsidR="00857144" w:rsidRPr="00857144" w:rsidRDefault="00857144" w:rsidP="00857144">
      <w:pPr>
        <w:pStyle w:val="Bibliography"/>
        <w:rPr>
          <w:rFonts w:ascii="Aptos" w:hAnsi="Aptos"/>
        </w:rPr>
      </w:pPr>
      <w:r w:rsidRPr="00857144">
        <w:rPr>
          <w:rFonts w:ascii="Aptos" w:hAnsi="Aptos"/>
        </w:rPr>
        <w:t>[16]</w:t>
      </w:r>
      <w:r w:rsidRPr="00857144">
        <w:rPr>
          <w:rFonts w:ascii="Aptos" w:hAnsi="Aptos"/>
        </w:rPr>
        <w:tab/>
        <w:t>Wang C, Liu S, Zhang X, Wang Y, Guan P, Bu F, et al. SKA3 is a prognostic biomarker and associated with immune infiltration in bladder cancer. Hereditas 2022;159:20. https://doi.org/10.1186/s41065-022-00234-z.</w:t>
      </w:r>
    </w:p>
    <w:p w14:paraId="44E0E730" w14:textId="77777777" w:rsidR="00857144" w:rsidRPr="00857144" w:rsidRDefault="00857144" w:rsidP="00857144">
      <w:pPr>
        <w:pStyle w:val="Bibliography"/>
        <w:rPr>
          <w:rFonts w:ascii="Aptos" w:hAnsi="Aptos"/>
        </w:rPr>
      </w:pPr>
      <w:r w:rsidRPr="00857144">
        <w:rPr>
          <w:rFonts w:ascii="Aptos" w:hAnsi="Aptos"/>
        </w:rPr>
        <w:t>[17]</w:t>
      </w:r>
      <w:r w:rsidRPr="00857144">
        <w:rPr>
          <w:rFonts w:ascii="Aptos" w:hAnsi="Aptos"/>
        </w:rPr>
        <w:tab/>
        <w:t xml:space="preserve">Yamada Y, Arai T, Kojima S, Sugawara S, Kato M, Okato A, et al. Anti-tumor roles of both strands of the </w:t>
      </w:r>
      <w:r w:rsidRPr="00857144">
        <w:rPr>
          <w:rFonts w:ascii="Aptos" w:hAnsi="Aptos"/>
          <w:i/>
          <w:iCs/>
        </w:rPr>
        <w:t>miR-455</w:t>
      </w:r>
      <w:r w:rsidRPr="00857144">
        <w:rPr>
          <w:rFonts w:ascii="Aptos" w:hAnsi="Aptos"/>
        </w:rPr>
        <w:t xml:space="preserve"> duplex: their targets </w:t>
      </w:r>
      <w:r w:rsidRPr="00857144">
        <w:rPr>
          <w:rFonts w:ascii="Aptos" w:hAnsi="Aptos"/>
          <w:i/>
          <w:iCs/>
        </w:rPr>
        <w:t>SKA1</w:t>
      </w:r>
      <w:r w:rsidRPr="00857144">
        <w:rPr>
          <w:rFonts w:ascii="Aptos" w:hAnsi="Aptos"/>
        </w:rPr>
        <w:t xml:space="preserve"> and </w:t>
      </w:r>
      <w:r w:rsidRPr="00857144">
        <w:rPr>
          <w:rFonts w:ascii="Aptos" w:hAnsi="Aptos"/>
          <w:i/>
          <w:iCs/>
        </w:rPr>
        <w:t>SKA3</w:t>
      </w:r>
      <w:r w:rsidRPr="00857144">
        <w:rPr>
          <w:rFonts w:ascii="Aptos" w:hAnsi="Aptos"/>
        </w:rPr>
        <w:t xml:space="preserve"> are involved in the pathogenesis of renal cell carcinoma. Oncotarget 2018;9:26638–58. https://doi.org/10.18632/oncotarget.25410.</w:t>
      </w:r>
    </w:p>
    <w:p w14:paraId="0311E892" w14:textId="77777777" w:rsidR="00857144" w:rsidRPr="00857144" w:rsidRDefault="00857144" w:rsidP="00857144">
      <w:pPr>
        <w:pStyle w:val="Bibliography"/>
        <w:rPr>
          <w:rFonts w:ascii="Aptos" w:hAnsi="Aptos"/>
        </w:rPr>
      </w:pPr>
      <w:r w:rsidRPr="00857144">
        <w:rPr>
          <w:rFonts w:ascii="Aptos" w:hAnsi="Aptos"/>
        </w:rPr>
        <w:t>[18]</w:t>
      </w:r>
      <w:r w:rsidRPr="00857144">
        <w:rPr>
          <w:rFonts w:ascii="Aptos" w:hAnsi="Aptos"/>
        </w:rPr>
        <w:tab/>
        <w:t>Zhang J, Liu J, Wu J, Li W, Chen Z, Yang L. Progression of the role of CRYAB in signaling pathways and cancers. OncoTargets Ther 2019;12:4129–39. https://doi.org/10.2147/OTT.S201799.</w:t>
      </w:r>
    </w:p>
    <w:p w14:paraId="6113CB21" w14:textId="77777777" w:rsidR="00857144" w:rsidRPr="00857144" w:rsidRDefault="00857144" w:rsidP="00857144">
      <w:pPr>
        <w:pStyle w:val="Bibliography"/>
        <w:rPr>
          <w:rFonts w:ascii="Aptos" w:hAnsi="Aptos"/>
        </w:rPr>
      </w:pPr>
      <w:r w:rsidRPr="00857144">
        <w:rPr>
          <w:rFonts w:ascii="Aptos" w:hAnsi="Aptos"/>
        </w:rPr>
        <w:t>[19]</w:t>
      </w:r>
      <w:r w:rsidRPr="00857144">
        <w:rPr>
          <w:rFonts w:ascii="Aptos" w:hAnsi="Aptos"/>
        </w:rPr>
        <w:tab/>
        <w:t>Cheng L, Zou X, Wang J, Zhang J, Mo Z, Huang H. The role of CRYAB in tumor prognosis and immune infiltration: A Pan-cancer analysis. Front Surg 2023;9:1117307. https://doi.org/10.3389/fsurg.2022.1117307.</w:t>
      </w:r>
    </w:p>
    <w:p w14:paraId="4F64A3A1" w14:textId="77777777" w:rsidR="00857144" w:rsidRPr="00857144" w:rsidRDefault="00857144" w:rsidP="00857144">
      <w:pPr>
        <w:pStyle w:val="Bibliography"/>
        <w:rPr>
          <w:rFonts w:ascii="Aptos" w:hAnsi="Aptos"/>
        </w:rPr>
      </w:pPr>
      <w:r w:rsidRPr="00857144">
        <w:rPr>
          <w:rFonts w:ascii="Aptos" w:hAnsi="Aptos"/>
        </w:rPr>
        <w:t>[20]</w:t>
      </w:r>
      <w:r w:rsidRPr="00857144">
        <w:rPr>
          <w:rFonts w:ascii="Aptos" w:hAnsi="Aptos"/>
        </w:rPr>
        <w:tab/>
        <w:t>Li L, Yuan Q, Chu Y-M, Jiang H-Y, Zhao J-H, Su Q, et al. Advances in holliday junction recognition protein (HJURP): Structure, molecular functions, and roles in cancer. Front Cell Dev Biol 2023;11:1106638. https://doi.org/10.3389/fcell.2023.1106638.</w:t>
      </w:r>
    </w:p>
    <w:p w14:paraId="62E644E2" w14:textId="77777777" w:rsidR="00857144" w:rsidRPr="00857144" w:rsidRDefault="00857144" w:rsidP="00857144">
      <w:pPr>
        <w:pStyle w:val="Bibliography"/>
        <w:rPr>
          <w:rFonts w:ascii="Aptos" w:hAnsi="Aptos"/>
        </w:rPr>
      </w:pPr>
      <w:r w:rsidRPr="00857144">
        <w:rPr>
          <w:rFonts w:ascii="Aptos" w:hAnsi="Aptos"/>
        </w:rPr>
        <w:t>[21]</w:t>
      </w:r>
      <w:r w:rsidRPr="00857144">
        <w:rPr>
          <w:rFonts w:ascii="Aptos" w:hAnsi="Aptos"/>
        </w:rPr>
        <w:tab/>
        <w:t>Hu Z, Huang G, Sadanandam A, Gu S, Lenburg ME, Pai M, et al. The expression level of HJURP has an independent prognostic impact and predicts the sensitivity to radiotherapy in breast cancer. Breast Cancer Res 2010;12:R18. https://doi.org/10.1186/bcr2487.</w:t>
      </w:r>
    </w:p>
    <w:p w14:paraId="36ED736F" w14:textId="77777777" w:rsidR="00857144" w:rsidRPr="00857144" w:rsidRDefault="00857144" w:rsidP="00857144">
      <w:pPr>
        <w:pStyle w:val="Bibliography"/>
        <w:rPr>
          <w:rFonts w:ascii="Aptos" w:hAnsi="Aptos"/>
        </w:rPr>
      </w:pPr>
      <w:r w:rsidRPr="00857144">
        <w:rPr>
          <w:rFonts w:ascii="Aptos" w:hAnsi="Aptos"/>
        </w:rPr>
        <w:t>[22]</w:t>
      </w:r>
      <w:r w:rsidRPr="00857144">
        <w:rPr>
          <w:rFonts w:ascii="Aptos" w:hAnsi="Aptos"/>
        </w:rPr>
        <w:tab/>
        <w:t>Wei Y, Ouyang G-L, Yao W-X, Zhu Y-J, Li X, Huang L-X, et al. Knockdown of HJURP inhibits non-small cell lung cancer cell proliferation, migration, and invasion by repressing Wnt/β-catenin signaling. Eur Rev Med Pharmacol Sci 2019;23:3847–56. https://doi.org/10.26355/eurrev_201905_17812.</w:t>
      </w:r>
    </w:p>
    <w:p w14:paraId="4E72414A" w14:textId="77777777" w:rsidR="00857144" w:rsidRPr="00857144" w:rsidRDefault="00857144" w:rsidP="00857144">
      <w:pPr>
        <w:pStyle w:val="Bibliography"/>
        <w:rPr>
          <w:rFonts w:ascii="Aptos" w:hAnsi="Aptos"/>
        </w:rPr>
      </w:pPr>
      <w:r w:rsidRPr="00857144">
        <w:rPr>
          <w:rFonts w:ascii="Aptos" w:hAnsi="Aptos"/>
        </w:rPr>
        <w:t>[23]</w:t>
      </w:r>
      <w:r w:rsidRPr="00857144">
        <w:rPr>
          <w:rFonts w:ascii="Aptos" w:hAnsi="Aptos"/>
        </w:rPr>
        <w:tab/>
        <w:t>Mao M, Jia Y, Chen Y, Yang J, Xu L, Zhang X, et al. HJURP regulates cell proliferation and chemo-resistance via YAP1/NDRG1 transcriptional axis in triple-negative breast cancer. Cell Death Dis 2022;13:396. https://doi.org/10.1038/s41419-022-04833-6.</w:t>
      </w:r>
    </w:p>
    <w:p w14:paraId="103F972B" w14:textId="77777777" w:rsidR="00857144" w:rsidRPr="00857144" w:rsidRDefault="00857144" w:rsidP="00857144">
      <w:pPr>
        <w:pStyle w:val="Bibliography"/>
        <w:rPr>
          <w:rFonts w:ascii="Aptos" w:hAnsi="Aptos"/>
        </w:rPr>
      </w:pPr>
      <w:r w:rsidRPr="00857144">
        <w:rPr>
          <w:rFonts w:ascii="Aptos" w:hAnsi="Aptos"/>
        </w:rPr>
        <w:t>[24]</w:t>
      </w:r>
      <w:r w:rsidRPr="00857144">
        <w:rPr>
          <w:rFonts w:ascii="Aptos" w:hAnsi="Aptos"/>
        </w:rPr>
        <w:tab/>
        <w:t>Yu K, Cai X-Y, Li Q, Yang Z-B, Xiong W, Shen T, et al. OTX1 promotes colorectal cancer progression through epithelial-mesenchymal transition. Biochem Biophys Res Commun 2014;444:1–5. https://doi.org/10.1016/j.bbrc.2013.12.125.</w:t>
      </w:r>
    </w:p>
    <w:p w14:paraId="7296F395" w14:textId="77777777" w:rsidR="00857144" w:rsidRPr="00857144" w:rsidRDefault="00857144" w:rsidP="00857144">
      <w:pPr>
        <w:pStyle w:val="Bibliography"/>
        <w:rPr>
          <w:rFonts w:ascii="Aptos" w:hAnsi="Aptos"/>
        </w:rPr>
      </w:pPr>
      <w:r w:rsidRPr="00857144">
        <w:rPr>
          <w:rFonts w:ascii="Aptos" w:hAnsi="Aptos"/>
        </w:rPr>
        <w:t>[25]</w:t>
      </w:r>
      <w:r w:rsidRPr="00857144">
        <w:rPr>
          <w:rFonts w:ascii="Aptos" w:hAnsi="Aptos"/>
        </w:rPr>
        <w:tab/>
        <w:t>Xie H, Gong D, Zhong H, Luo J, Yu L, Gao M, et al. OTX1 promotes TNBC cell proliferation and tumor growth through the ERK pathway. Genes Dis 2025:101642. https://doi.org/10.1016/j.gendis.2025.101642.</w:t>
      </w:r>
    </w:p>
    <w:p w14:paraId="240B865A" w14:textId="77777777" w:rsidR="00857144" w:rsidRPr="00857144" w:rsidRDefault="00857144" w:rsidP="00857144">
      <w:pPr>
        <w:pStyle w:val="Bibliography"/>
        <w:rPr>
          <w:rFonts w:ascii="Aptos" w:hAnsi="Aptos"/>
        </w:rPr>
      </w:pPr>
      <w:r w:rsidRPr="00857144">
        <w:rPr>
          <w:rFonts w:ascii="Aptos" w:hAnsi="Aptos"/>
        </w:rPr>
        <w:t>[26]</w:t>
      </w:r>
      <w:r w:rsidRPr="00857144">
        <w:rPr>
          <w:rFonts w:ascii="Aptos" w:hAnsi="Aptos"/>
        </w:rPr>
        <w:tab/>
        <w:t>Zhang Q, Li X, Ren L, Gu X, Xiao N, Li N. OTX1 silencing suppresses ovarian cancer progression through inhibiting the JAK/STAT signaling. Tissue Cell 2023;82:102082. https://doi.org/10.1016/j.tice.2023.102082.</w:t>
      </w:r>
    </w:p>
    <w:p w14:paraId="692E01D6" w14:textId="77777777" w:rsidR="00857144" w:rsidRPr="00857144" w:rsidRDefault="00857144" w:rsidP="00857144">
      <w:pPr>
        <w:pStyle w:val="Bibliography"/>
        <w:rPr>
          <w:rFonts w:ascii="Aptos" w:hAnsi="Aptos"/>
        </w:rPr>
      </w:pPr>
      <w:r w:rsidRPr="00857144">
        <w:rPr>
          <w:rFonts w:ascii="Aptos" w:hAnsi="Aptos"/>
        </w:rPr>
        <w:t>[27]</w:t>
      </w:r>
      <w:r w:rsidRPr="00857144">
        <w:rPr>
          <w:rFonts w:ascii="Aptos" w:hAnsi="Aptos"/>
        </w:rPr>
        <w:tab/>
        <w:t>Dongol S, Zhang Q, Qiu C, Sun C, Zhang Z, Wu H, et al. IQGAP3 promotes cancer proliferation and metastasis in high</w:t>
      </w:r>
      <w:r w:rsidRPr="00857144">
        <w:rPr>
          <w:rFonts w:ascii="Aptos" w:hAnsi="Aptos" w:cs="Cambria Math"/>
        </w:rPr>
        <w:t>‑</w:t>
      </w:r>
      <w:r w:rsidRPr="00857144">
        <w:rPr>
          <w:rFonts w:ascii="Aptos" w:hAnsi="Aptos"/>
        </w:rPr>
        <w:t>grade serous ovarian cancer. Oncol Lett 2020;20:1179</w:t>
      </w:r>
      <w:r w:rsidRPr="00857144">
        <w:rPr>
          <w:rFonts w:ascii="Aptos" w:hAnsi="Aptos" w:cs="Aptos"/>
        </w:rPr>
        <w:t>–</w:t>
      </w:r>
      <w:r w:rsidRPr="00857144">
        <w:rPr>
          <w:rFonts w:ascii="Aptos" w:hAnsi="Aptos"/>
        </w:rPr>
        <w:t>92. https://doi.org/10.3892/ol.2020.11664.</w:t>
      </w:r>
    </w:p>
    <w:p w14:paraId="25095219" w14:textId="77777777" w:rsidR="00857144" w:rsidRPr="00857144" w:rsidRDefault="00857144" w:rsidP="00857144">
      <w:pPr>
        <w:pStyle w:val="Bibliography"/>
        <w:rPr>
          <w:rFonts w:ascii="Aptos" w:hAnsi="Aptos"/>
        </w:rPr>
      </w:pPr>
      <w:r w:rsidRPr="00857144">
        <w:rPr>
          <w:rFonts w:ascii="Aptos" w:hAnsi="Aptos"/>
        </w:rPr>
        <w:lastRenderedPageBreak/>
        <w:t>[28]</w:t>
      </w:r>
      <w:r w:rsidRPr="00857144">
        <w:rPr>
          <w:rFonts w:ascii="Aptos" w:hAnsi="Aptos"/>
        </w:rPr>
        <w:tab/>
        <w:t>Kumar D, Hassan MdK, Pattnaik N, Mohapatra N, Dixit M. Reduced expression of IQGAP2 and higher expression of IQGAP3 correlates with poor prognosis in cancers. PLOS ONE 2017;12:e0186977. https://doi.org/10.1371/journal.pone.0186977.</w:t>
      </w:r>
    </w:p>
    <w:p w14:paraId="719F5D60" w14:textId="77777777" w:rsidR="00857144" w:rsidRPr="00857144" w:rsidRDefault="00857144" w:rsidP="00857144">
      <w:pPr>
        <w:pStyle w:val="Bibliography"/>
        <w:rPr>
          <w:rFonts w:ascii="Aptos" w:hAnsi="Aptos"/>
        </w:rPr>
      </w:pPr>
      <w:r w:rsidRPr="00857144">
        <w:rPr>
          <w:rFonts w:ascii="Aptos" w:hAnsi="Aptos"/>
        </w:rPr>
        <w:t>[29]</w:t>
      </w:r>
      <w:r w:rsidRPr="00857144">
        <w:rPr>
          <w:rFonts w:ascii="Aptos" w:hAnsi="Aptos"/>
        </w:rPr>
        <w:tab/>
        <w:t>Ridley AJ, Hall A. The small GTP-binding protein rho regulates the assembly of focal adhesions and actin stress fibers in response to growth factors. Cell 1992;70:389–99. https://doi.org/10.1016/0092-8674(92)90163-7.</w:t>
      </w:r>
    </w:p>
    <w:p w14:paraId="09CE12FB" w14:textId="77777777" w:rsidR="00857144" w:rsidRPr="00857144" w:rsidRDefault="00857144" w:rsidP="00857144">
      <w:pPr>
        <w:pStyle w:val="Bibliography"/>
        <w:rPr>
          <w:rFonts w:ascii="Aptos" w:hAnsi="Aptos"/>
        </w:rPr>
      </w:pPr>
      <w:r w:rsidRPr="00857144">
        <w:rPr>
          <w:rFonts w:ascii="Aptos" w:hAnsi="Aptos"/>
        </w:rPr>
        <w:t>[30]</w:t>
      </w:r>
      <w:r w:rsidRPr="00857144">
        <w:rPr>
          <w:rFonts w:ascii="Aptos" w:hAnsi="Aptos"/>
        </w:rPr>
        <w:tab/>
        <w:t>Yu F, He H, Zhou Y. Roles, biological functions, and clinical significances of RHPN1-AS1 in cancer. Pathol - Res Pract 2023;248:154589. https://doi.org/10.1016/j.prp.2023.154589.</w:t>
      </w:r>
    </w:p>
    <w:p w14:paraId="41BAD843" w14:textId="77777777" w:rsidR="00857144" w:rsidRPr="00857144" w:rsidRDefault="00857144" w:rsidP="00857144">
      <w:pPr>
        <w:pStyle w:val="Bibliography"/>
        <w:rPr>
          <w:rFonts w:ascii="Aptos" w:hAnsi="Aptos"/>
        </w:rPr>
      </w:pPr>
      <w:r w:rsidRPr="00857144">
        <w:rPr>
          <w:rFonts w:ascii="Aptos" w:hAnsi="Aptos"/>
        </w:rPr>
        <w:t>[31]</w:t>
      </w:r>
      <w:r w:rsidRPr="00857144">
        <w:rPr>
          <w:rFonts w:ascii="Aptos" w:hAnsi="Aptos"/>
        </w:rPr>
        <w:tab/>
        <w:t>Pillutla RC, Shimamoto A, Furuichi Y, Shatkin AJ. Genomic Structure and Chromosomal Localization ofTCEAL1,a Human Gene Encoding the Nuclear Phosphoprotein p21/SIIR. Genomics 1999;56:217–20. https://doi.org/10.1006/geno.1998.5705.</w:t>
      </w:r>
    </w:p>
    <w:p w14:paraId="38075B35" w14:textId="77777777" w:rsidR="00857144" w:rsidRPr="00857144" w:rsidRDefault="00857144" w:rsidP="00857144">
      <w:pPr>
        <w:pStyle w:val="Bibliography"/>
        <w:rPr>
          <w:rFonts w:ascii="Aptos" w:hAnsi="Aptos"/>
        </w:rPr>
      </w:pPr>
      <w:r w:rsidRPr="00857144">
        <w:rPr>
          <w:rFonts w:ascii="Aptos" w:hAnsi="Aptos"/>
        </w:rPr>
        <w:t>[32]</w:t>
      </w:r>
      <w:r w:rsidRPr="00857144">
        <w:rPr>
          <w:rFonts w:ascii="Aptos" w:hAnsi="Aptos"/>
        </w:rPr>
        <w:tab/>
        <w:t>Zhou Y, Zhang Y, Li W, Xu J, He X, Li X, et al. TCEAL2 as a Tumor Suppressor in Renal Cell Carcinoma is Associated with the Good Prognosis of Patients. Cancer Manag Res 2020;Volume 12:9589–97. https://doi.org/10.2147/CMAR.S271647.</w:t>
      </w:r>
    </w:p>
    <w:p w14:paraId="0D42C411" w14:textId="77777777" w:rsidR="00857144" w:rsidRPr="00857144" w:rsidRDefault="00857144" w:rsidP="00857144">
      <w:pPr>
        <w:pStyle w:val="Bibliography"/>
        <w:rPr>
          <w:rFonts w:ascii="Aptos" w:hAnsi="Aptos"/>
        </w:rPr>
      </w:pPr>
      <w:r w:rsidRPr="00857144">
        <w:rPr>
          <w:rFonts w:ascii="Aptos" w:hAnsi="Aptos"/>
        </w:rPr>
        <w:t>[33]</w:t>
      </w:r>
      <w:r w:rsidRPr="00857144">
        <w:rPr>
          <w:rFonts w:ascii="Aptos" w:hAnsi="Aptos"/>
        </w:rPr>
        <w:tab/>
        <w:t>Li X, Chen J, Hu X, Huang Y, Li Z, Zhou L, et al. Comparative mRNA and microRNA Expression Profiling of Three Genitourinary Cancers Reveals Common Hallmarks and Cancer-Specific Molecular Events. PLoS ONE 2011;6:e22570. https://doi.org/10.1371/journal.pone.0022570.</w:t>
      </w:r>
    </w:p>
    <w:p w14:paraId="55688269" w14:textId="77777777" w:rsidR="00857144" w:rsidRPr="00857144" w:rsidRDefault="00857144" w:rsidP="00857144">
      <w:pPr>
        <w:pStyle w:val="Bibliography"/>
        <w:rPr>
          <w:rFonts w:ascii="Aptos" w:hAnsi="Aptos"/>
        </w:rPr>
      </w:pPr>
      <w:r w:rsidRPr="00857144">
        <w:rPr>
          <w:rFonts w:ascii="Aptos" w:hAnsi="Aptos"/>
        </w:rPr>
        <w:t>[34]</w:t>
      </w:r>
      <w:r w:rsidRPr="00857144">
        <w:rPr>
          <w:rFonts w:ascii="Aptos" w:hAnsi="Aptos"/>
        </w:rPr>
        <w:tab/>
        <w:t>Sun Y, Zhao J. Transcription Elongation Factor A (SII)-Like (TCEAL) Gene Family Member-TCEAL2: A Novel Prognostic Marker in Pan-Cancer. Cancer Inform 2022;21:11769351221126285. https://doi.org/10.1177/11769351221126285.</w:t>
      </w:r>
    </w:p>
    <w:p w14:paraId="255FE5DD" w14:textId="77777777" w:rsidR="00857144" w:rsidRPr="00857144" w:rsidRDefault="00857144" w:rsidP="00857144">
      <w:pPr>
        <w:pStyle w:val="Bibliography"/>
        <w:rPr>
          <w:rFonts w:ascii="Aptos" w:hAnsi="Aptos"/>
        </w:rPr>
      </w:pPr>
      <w:r w:rsidRPr="00857144">
        <w:rPr>
          <w:rFonts w:ascii="Aptos" w:hAnsi="Aptos"/>
        </w:rPr>
        <w:t>[35]</w:t>
      </w:r>
      <w:r w:rsidRPr="00857144">
        <w:rPr>
          <w:rFonts w:ascii="Aptos" w:hAnsi="Aptos"/>
        </w:rPr>
        <w:tab/>
        <w:t>Chatterjee A, Dutta S, Mukherjee S, Mukherjee N, Dutta A, Mukherjee A, et al. Potential contribution of SIM2 and ETS2 functional polymorphisms in Down syndrome associated malignancies. BMC Med Genet 2013;14:12. https://doi.org/10.1186/1471-2350-14-12.</w:t>
      </w:r>
    </w:p>
    <w:p w14:paraId="6B022274" w14:textId="77777777" w:rsidR="00857144" w:rsidRPr="00857144" w:rsidRDefault="00857144" w:rsidP="00857144">
      <w:pPr>
        <w:pStyle w:val="Bibliography"/>
        <w:rPr>
          <w:rFonts w:ascii="Aptos" w:hAnsi="Aptos"/>
        </w:rPr>
      </w:pPr>
      <w:r w:rsidRPr="00857144">
        <w:rPr>
          <w:rFonts w:ascii="Aptos" w:hAnsi="Aptos"/>
        </w:rPr>
        <w:t>[36]</w:t>
      </w:r>
      <w:r w:rsidRPr="00857144">
        <w:rPr>
          <w:rFonts w:ascii="Aptos" w:hAnsi="Aptos"/>
        </w:rPr>
        <w:tab/>
        <w:t>Nie H, Chen Y. SIM2, associated with clinicopathologic features, promotes the malignant biological behaviors of endometrial carcinoma cells. BMC Cancer 2025;25:666. https://doi.org/10.1186/s12885-025-14077-0.</w:t>
      </w:r>
    </w:p>
    <w:p w14:paraId="4BF0ADCE" w14:textId="77777777" w:rsidR="00857144" w:rsidRPr="00857144" w:rsidRDefault="00857144" w:rsidP="00857144">
      <w:pPr>
        <w:pStyle w:val="Bibliography"/>
        <w:rPr>
          <w:rFonts w:ascii="Aptos" w:hAnsi="Aptos"/>
        </w:rPr>
      </w:pPr>
      <w:r w:rsidRPr="00857144">
        <w:rPr>
          <w:rFonts w:ascii="Aptos" w:hAnsi="Aptos"/>
        </w:rPr>
        <w:t>[37]</w:t>
      </w:r>
      <w:r w:rsidRPr="00857144">
        <w:rPr>
          <w:rFonts w:ascii="Aptos" w:hAnsi="Aptos"/>
        </w:rPr>
        <w:tab/>
        <w:t>Kwak H-I, Gustafson T, Metz RP, Laffin B, Schedin P, Porter WW. Inhibition of breast cancer growth and invasion by single-minded 2s. Carcinogenesis 2006;28:259–66. https://doi.org/10.1093/carcin/bgl122.</w:t>
      </w:r>
    </w:p>
    <w:p w14:paraId="6B48A6CD" w14:textId="77777777" w:rsidR="00857144" w:rsidRPr="00857144" w:rsidRDefault="00857144" w:rsidP="00857144">
      <w:pPr>
        <w:pStyle w:val="Bibliography"/>
        <w:rPr>
          <w:rFonts w:ascii="Aptos" w:hAnsi="Aptos"/>
        </w:rPr>
      </w:pPr>
      <w:r w:rsidRPr="00857144">
        <w:rPr>
          <w:rFonts w:ascii="Aptos" w:hAnsi="Aptos"/>
        </w:rPr>
        <w:t>[38]</w:t>
      </w:r>
      <w:r w:rsidRPr="00857144">
        <w:rPr>
          <w:rFonts w:ascii="Aptos" w:hAnsi="Aptos"/>
        </w:rPr>
        <w:tab/>
        <w:t>Wall SW, Sanchez L, Tuttle KS, Pearson SJ, Soma S, Wyatt GL, et al. Noncanonical role of singleminded-2s in mitochondrial respiratory chain formation in breast cancer. Exp Mol Med 2023;55:1046–63. https://doi.org/10.1038/s12276-023-00996-0.</w:t>
      </w:r>
    </w:p>
    <w:p w14:paraId="5D34070C" w14:textId="77777777" w:rsidR="00857144" w:rsidRPr="00857144" w:rsidRDefault="00857144" w:rsidP="00857144">
      <w:pPr>
        <w:pStyle w:val="Bibliography"/>
        <w:rPr>
          <w:rFonts w:ascii="Aptos" w:hAnsi="Aptos"/>
        </w:rPr>
      </w:pPr>
      <w:r w:rsidRPr="00857144">
        <w:rPr>
          <w:rFonts w:ascii="Aptos" w:hAnsi="Aptos"/>
        </w:rPr>
        <w:t>[39]</w:t>
      </w:r>
      <w:r w:rsidRPr="00857144">
        <w:rPr>
          <w:rFonts w:ascii="Aptos" w:hAnsi="Aptos"/>
        </w:rPr>
        <w:tab/>
        <w:t>Migocka-Patrzałek M, Elias M. Muscle Glycogen Phosphorylase and Its Functional Partners in Health and Disease. Cells 2021;10:883. https://doi.org/10.3390/cells10040883.</w:t>
      </w:r>
    </w:p>
    <w:p w14:paraId="2FFF4BE0" w14:textId="77777777" w:rsidR="00857144" w:rsidRPr="00857144" w:rsidRDefault="00857144" w:rsidP="00857144">
      <w:pPr>
        <w:pStyle w:val="Bibliography"/>
        <w:rPr>
          <w:rFonts w:ascii="Aptos" w:hAnsi="Aptos"/>
        </w:rPr>
      </w:pPr>
      <w:r w:rsidRPr="00857144">
        <w:rPr>
          <w:rFonts w:ascii="Aptos" w:hAnsi="Aptos"/>
        </w:rPr>
        <w:t>[40]</w:t>
      </w:r>
      <w:r w:rsidRPr="00857144">
        <w:rPr>
          <w:rFonts w:ascii="Aptos" w:hAnsi="Aptos"/>
        </w:rPr>
        <w:tab/>
        <w:t>Xu C, Zhang S, Sun B, Yu Z, Liu* H. Machine learning identifies PYGM as a macrophage polarization-linked metabolic biomarker in rectal cancer prognosis. Front Immunol 2025;16. https://doi.org/doi: 10.3389/fimmu.2025.1639303.</w:t>
      </w:r>
    </w:p>
    <w:p w14:paraId="700E9528" w14:textId="77777777" w:rsidR="00857144" w:rsidRPr="00857144" w:rsidRDefault="00857144" w:rsidP="00857144">
      <w:pPr>
        <w:pStyle w:val="Bibliography"/>
        <w:rPr>
          <w:rFonts w:ascii="Aptos" w:hAnsi="Aptos"/>
        </w:rPr>
      </w:pPr>
      <w:r w:rsidRPr="00857144">
        <w:rPr>
          <w:rFonts w:ascii="Aptos" w:hAnsi="Aptos"/>
        </w:rPr>
        <w:t>[41]</w:t>
      </w:r>
      <w:r w:rsidRPr="00857144">
        <w:rPr>
          <w:rFonts w:ascii="Aptos" w:hAnsi="Aptos"/>
        </w:rPr>
        <w:tab/>
        <w:t>Zhu Y-Z, Liao X-W, Yin W, Wei H-M. Protein Phosphatase 1 Regulatory Subunit 3: A Prognostic Biomarker in Stomach Adenocarcinoma. Int J Gen Med 2022;15:1131–46. https://doi.org/10.2147/IJGM.S345978.</w:t>
      </w:r>
    </w:p>
    <w:p w14:paraId="3BDD57BD" w14:textId="294053BF" w:rsidR="00857144" w:rsidRPr="00857144" w:rsidRDefault="00857144">
      <w:pPr>
        <w:rPr>
          <w:lang w:val="en-GB"/>
        </w:rPr>
      </w:pPr>
      <w:r>
        <w:rPr>
          <w:lang w:val="en-GB"/>
        </w:rPr>
        <w:lastRenderedPageBreak/>
        <w:fldChar w:fldCharType="end"/>
      </w:r>
    </w:p>
    <w:sectPr w:rsidR="00857144" w:rsidRPr="008571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ftab Alam">
    <w15:presenceInfo w15:providerId="AD" w15:userId="S::aftabal@uaeu.ac.ae::e47dc5ca-68d2-465e-92b9-5120ea8923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144"/>
    <w:rsid w:val="00267E50"/>
    <w:rsid w:val="005A08F6"/>
    <w:rsid w:val="00857144"/>
    <w:rsid w:val="009928C4"/>
    <w:rsid w:val="00FA1ECD"/>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861B13"/>
  <w14:defaultImageDpi w14:val="32767"/>
  <w15:chartTrackingRefBased/>
  <w15:docId w15:val="{42062535-5EDE-4B64-801A-268D7672E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144"/>
  </w:style>
  <w:style w:type="paragraph" w:styleId="Heading1">
    <w:name w:val="heading 1"/>
    <w:basedOn w:val="Normal"/>
    <w:next w:val="Normal"/>
    <w:link w:val="Heading1Char"/>
    <w:uiPriority w:val="9"/>
    <w:qFormat/>
    <w:rsid w:val="008571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571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71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71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71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71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71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71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71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1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571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71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71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71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71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71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71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7144"/>
    <w:rPr>
      <w:rFonts w:eastAsiaTheme="majorEastAsia" w:cstheme="majorBidi"/>
      <w:color w:val="272727" w:themeColor="text1" w:themeTint="D8"/>
    </w:rPr>
  </w:style>
  <w:style w:type="paragraph" w:styleId="Title">
    <w:name w:val="Title"/>
    <w:basedOn w:val="Normal"/>
    <w:next w:val="Normal"/>
    <w:link w:val="TitleChar"/>
    <w:uiPriority w:val="10"/>
    <w:qFormat/>
    <w:rsid w:val="008571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71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71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71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7144"/>
    <w:pPr>
      <w:spacing w:before="160"/>
      <w:jc w:val="center"/>
    </w:pPr>
    <w:rPr>
      <w:i/>
      <w:iCs/>
      <w:color w:val="404040" w:themeColor="text1" w:themeTint="BF"/>
    </w:rPr>
  </w:style>
  <w:style w:type="character" w:customStyle="1" w:styleId="QuoteChar">
    <w:name w:val="Quote Char"/>
    <w:basedOn w:val="DefaultParagraphFont"/>
    <w:link w:val="Quote"/>
    <w:uiPriority w:val="29"/>
    <w:rsid w:val="00857144"/>
    <w:rPr>
      <w:i/>
      <w:iCs/>
      <w:color w:val="404040" w:themeColor="text1" w:themeTint="BF"/>
    </w:rPr>
  </w:style>
  <w:style w:type="paragraph" w:styleId="ListParagraph">
    <w:name w:val="List Paragraph"/>
    <w:basedOn w:val="Normal"/>
    <w:uiPriority w:val="34"/>
    <w:qFormat/>
    <w:rsid w:val="00857144"/>
    <w:pPr>
      <w:ind w:left="720"/>
      <w:contextualSpacing/>
    </w:pPr>
  </w:style>
  <w:style w:type="character" w:styleId="IntenseEmphasis">
    <w:name w:val="Intense Emphasis"/>
    <w:basedOn w:val="DefaultParagraphFont"/>
    <w:uiPriority w:val="21"/>
    <w:qFormat/>
    <w:rsid w:val="00857144"/>
    <w:rPr>
      <w:i/>
      <w:iCs/>
      <w:color w:val="0F4761" w:themeColor="accent1" w:themeShade="BF"/>
    </w:rPr>
  </w:style>
  <w:style w:type="paragraph" w:styleId="IntenseQuote">
    <w:name w:val="Intense Quote"/>
    <w:basedOn w:val="Normal"/>
    <w:next w:val="Normal"/>
    <w:link w:val="IntenseQuoteChar"/>
    <w:uiPriority w:val="30"/>
    <w:qFormat/>
    <w:rsid w:val="008571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7144"/>
    <w:rPr>
      <w:i/>
      <w:iCs/>
      <w:color w:val="0F4761" w:themeColor="accent1" w:themeShade="BF"/>
    </w:rPr>
  </w:style>
  <w:style w:type="character" w:styleId="IntenseReference">
    <w:name w:val="Intense Reference"/>
    <w:basedOn w:val="DefaultParagraphFont"/>
    <w:uiPriority w:val="32"/>
    <w:qFormat/>
    <w:rsid w:val="00857144"/>
    <w:rPr>
      <w:b/>
      <w:bCs/>
      <w:smallCaps/>
      <w:color w:val="0F4761" w:themeColor="accent1" w:themeShade="BF"/>
      <w:spacing w:val="5"/>
    </w:rPr>
  </w:style>
  <w:style w:type="paragraph" w:styleId="Bibliography">
    <w:name w:val="Bibliography"/>
    <w:basedOn w:val="Normal"/>
    <w:next w:val="Normal"/>
    <w:uiPriority w:val="37"/>
    <w:unhideWhenUsed/>
    <w:rsid w:val="00857144"/>
    <w:pPr>
      <w:tabs>
        <w:tab w:val="left" w:pos="504"/>
      </w:tabs>
      <w:spacing w:after="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microsoft.com/office/2011/relationships/people" Target="people.xml"/><Relationship Id="rId5" Type="http://schemas.openxmlformats.org/officeDocument/2006/relationships/fontTable" Target="fontTable.xml"/><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TotalTime>
  <Pages>10</Pages>
  <Words>25366</Words>
  <Characters>160821</Characters>
  <Application>Microsoft Office Word</Application>
  <DocSecurity>0</DocSecurity>
  <Lines>2593</Lines>
  <Paragraphs>569</Paragraphs>
  <ScaleCrop>false</ScaleCrop>
  <Company/>
  <LinksUpToDate>false</LinksUpToDate>
  <CharactersWithSpaces>185618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Aftab Alam</dc:creator>
  <cp:keywords/>
  <dc:description/>
  <cp:lastModifiedBy>Aftab Alam</cp:lastModifiedBy>
  <cp:revision>6</cp:revision>
  <dcterms:created xsi:type="dcterms:W3CDTF">2025-09-30T05:46:00Z</dcterms:created>
  <dcterms:modified xsi:type="dcterms:W3CDTF">2025-10-03T05:55:00Z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zotero-version="7.0.16"&gt;&lt;session id="l7Ywa4v2"/&gt;&lt;style id="http://www.zotero.org/styles/genomics-proteomics-and-bioinformatics" hasBibliography="1" bibliographyStyleHasBeenSet="1"/&gt;&lt;prefs&gt;&lt;pref name="fieldType" value="Field"/&gt;&lt;pref </vt:lpwstr>
  </property>
  <property fmtid="{D5CDD505-2E9C-101B-9397-08002B2CF9AE}" pid="3" name="ZOTERO_PREF_2">
    <vt:lpwstr>name="automaticJournalAbbreviations" value="true"/&gt;&lt;/prefs&gt;&lt;/data&gt;</vt:lpwstr>
  </property>
  <property fmtid="{D5CDD505-2E9C-101B-9397-08002B2CF9AE}" pid="4" name="GrammarlyDocumentId">
    <vt:lpwstr>4013e45f-4cb4-4cf8-8643-4b81ce949639</vt:lpwstr>
  </property>
</Properties>
</file>